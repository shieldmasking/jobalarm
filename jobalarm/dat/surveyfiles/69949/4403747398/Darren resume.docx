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890"/>
        <w:gridCol w:w="3345"/>
        <w:gridCol w:w="2405"/>
      </w:tblGrid>
      <w:tr w:rsidR="00520F67">
        <w:trPr>
          <w:trHeight w:val="45"/>
        </w:trPr>
        <w:sdt>
          <w:sdtPr>
            <w:rPr>
              <w:rFonts w:ascii="Times New Roman" w:hAnsi="Times New Roman" w:cs="Times New Roman"/>
              <w:sz w:val="36"/>
              <w:szCs w:val="36"/>
            </w:rPr>
            <w:alias w:val="Author"/>
            <w:id w:val="89610595"/>
            <w:placeholder>
              <w:docPart w:val="C963234B0E464B8A81B5241F4DFFAE8F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8640" w:type="dxa"/>
                <w:gridSpan w:val="3"/>
                <w:tcBorders>
                  <w:bottom w:val="single" w:sz="4" w:space="0" w:color="BFBFBF" w:themeColor="background1" w:themeShade="BF"/>
                </w:tcBorders>
                <w:tcMar>
                  <w:bottom w:w="0" w:type="dxa"/>
                </w:tcMar>
                <w:vAlign w:val="bottom"/>
              </w:tcPr>
              <w:p w:rsidR="00520F67" w:rsidRDefault="00AC2C95">
                <w:pPr>
                  <w:pStyle w:val="YourName"/>
                </w:pPr>
                <w:r>
                  <w:rPr>
                    <w:rFonts w:ascii="Times New Roman" w:hAnsi="Times New Roman" w:cs="Times New Roman"/>
                    <w:sz w:val="36"/>
                    <w:szCs w:val="36"/>
                  </w:rPr>
                  <w:t>Darren Zink</w:t>
                </w:r>
              </w:p>
            </w:tc>
          </w:sdtContent>
        </w:sdt>
      </w:tr>
      <w:tr w:rsidR="00520F67">
        <w:trPr>
          <w:trHeight w:val="37"/>
        </w:trPr>
        <w:tc>
          <w:tcPr>
            <w:tcW w:w="8640" w:type="dxa"/>
            <w:gridSpan w:val="3"/>
            <w:tcBorders>
              <w:top w:val="single" w:sz="4" w:space="0" w:color="BFBFBF" w:themeColor="background1" w:themeShade="BF"/>
            </w:tcBorders>
            <w:tcMar>
              <w:top w:w="86" w:type="dxa"/>
              <w:bottom w:w="288" w:type="dxa"/>
            </w:tcMar>
          </w:tcPr>
          <w:p w:rsidR="00520F67" w:rsidRPr="00D506EE" w:rsidRDefault="00CD305C" w:rsidP="00B6076E">
            <w:pPr>
              <w:pStyle w:val="AllCapsCopy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1130 West 8</w:t>
            </w:r>
            <w:r w:rsidRPr="00CD305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street</w:t>
            </w:r>
            <w:r w:rsidR="005A47BB" w:rsidRPr="00D506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6076E" w:rsidRPr="00D506EE">
              <w:rPr>
                <w:rFonts w:ascii="Times New Roman" w:hAnsi="Times New Roman" w:cs="Times New Roman"/>
                <w:sz w:val="24"/>
                <w:szCs w:val="24"/>
              </w:rPr>
              <w:t>Lorain, Ohio</w:t>
            </w:r>
            <w:r w:rsidR="005A47BB" w:rsidRPr="00D506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56EE3">
              <w:rPr>
                <w:rFonts w:ascii="Times New Roman" w:hAnsi="Times New Roman" w:cs="Times New Roman"/>
                <w:sz w:val="24"/>
                <w:szCs w:val="24"/>
              </w:rPr>
              <w:t>440-</w:t>
            </w:r>
            <w:ins w:id="0" w:author="Cheryl Tardio" w:date="2014-05-14T19:32:00Z">
              <w:r w:rsidR="009D0C52">
                <w:rPr>
                  <w:rFonts w:ascii="Times New Roman" w:hAnsi="Times New Roman" w:cs="Times New Roman"/>
                  <w:sz w:val="24"/>
                  <w:szCs w:val="24"/>
                </w:rPr>
                <w:t>396-6086</w:t>
              </w:r>
            </w:ins>
            <w:r w:rsidR="005A47BB" w:rsidRPr="00D506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customXmlInsRangeStart w:id="1" w:author="Cheryl Tardio" w:date="2014-05-14T19:32:00Z"/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239101662"/>
                <w:placeholder>
                  <w:docPart w:val="F8A86E8725CC4DC0AAE45D46274FCF9F"/>
                </w:placeholder>
              </w:sdtPr>
              <w:sdtEndPr/>
              <w:sdtContent>
                <w:customXmlInsRangeEnd w:id="1"/>
                <w:r w:rsidR="00B6076E" w:rsidRPr="00D506EE">
                  <w:rPr>
                    <w:rFonts w:ascii="Times New Roman" w:hAnsi="Times New Roman" w:cs="Times New Roman"/>
                    <w:sz w:val="24"/>
                    <w:szCs w:val="24"/>
                  </w:rPr>
                  <w:t>dzink0626@</w:t>
                </w:r>
                <w:ins w:id="2" w:author="Cheryl Tardio" w:date="2014-05-14T19:32:00Z">
                  <w:r w:rsidR="009D0C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gmail</w:t>
                  </w:r>
                </w:ins>
                <w:r w:rsidR="00B6076E" w:rsidRPr="00D506EE">
                  <w:rPr>
                    <w:rFonts w:ascii="Times New Roman" w:hAnsi="Times New Roman" w:cs="Times New Roman"/>
                    <w:sz w:val="24"/>
                    <w:szCs w:val="24"/>
                  </w:rPr>
                  <w:t>.com</w:t>
                </w:r>
                <w:customXmlInsRangeStart w:id="3" w:author="Cheryl Tardio" w:date="2014-05-14T19:32:00Z"/>
              </w:sdtContent>
            </w:sdt>
            <w:customXmlInsRangeEnd w:id="3"/>
          </w:p>
        </w:tc>
      </w:tr>
      <w:tr w:rsidR="00520F67" w:rsidRPr="00D506EE">
        <w:trPr>
          <w:trHeight w:val="37"/>
        </w:trPr>
        <w:tc>
          <w:tcPr>
            <w:tcW w:w="8640" w:type="dxa"/>
            <w:gridSpan w:val="3"/>
          </w:tcPr>
          <w:p w:rsidR="00520F67" w:rsidRPr="005A47BB" w:rsidRDefault="005A47BB">
            <w:pPr>
              <w:pStyle w:val="SectionHeadings"/>
              <w:rPr>
                <w:rFonts w:ascii="Times New Roman" w:hAnsi="Times New Roman" w:cs="Times New Roman"/>
                <w:sz w:val="24"/>
                <w:szCs w:val="24"/>
              </w:rPr>
            </w:pPr>
            <w:r w:rsidRPr="003512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Objective</w:t>
            </w:r>
          </w:p>
        </w:tc>
      </w:tr>
      <w:tr w:rsidR="00520F67" w:rsidRPr="00D506EE">
        <w:tc>
          <w:tcPr>
            <w:tcW w:w="8640" w:type="dxa"/>
            <w:gridSpan w:val="3"/>
            <w:tcMar>
              <w:bottom w:w="144" w:type="dxa"/>
            </w:tcMar>
          </w:tcPr>
          <w:p w:rsidR="00520F67" w:rsidRPr="00D506EE" w:rsidRDefault="00B6076E" w:rsidP="00B6076E">
            <w:pPr>
              <w:pStyle w:val="Copy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I am a hard-working, dependable person. My attendance reflects my drive to succeed and my work ethic shows my dedication to my career. I learn new tasks and skills quickly, with precision and determination. I see myself as a very responsible and honest individual. My customer service experience has taught me how to work through tough situations while still maintaining a level of respect and a positive attitude.</w:t>
            </w:r>
          </w:p>
        </w:tc>
      </w:tr>
      <w:tr w:rsidR="00520F67" w:rsidRPr="00D506EE">
        <w:trPr>
          <w:trHeight w:val="37"/>
        </w:trPr>
        <w:tc>
          <w:tcPr>
            <w:tcW w:w="8640" w:type="dxa"/>
            <w:gridSpan w:val="3"/>
          </w:tcPr>
          <w:p w:rsidR="00520F67" w:rsidRPr="00D506EE" w:rsidRDefault="005A47BB">
            <w:pPr>
              <w:pStyle w:val="SectionHeadings"/>
              <w:rPr>
                <w:rFonts w:ascii="Times New Roman" w:hAnsi="Times New Roman" w:cs="Times New Roman"/>
                <w:sz w:val="24"/>
                <w:szCs w:val="24"/>
              </w:rPr>
            </w:pPr>
            <w:r w:rsidRPr="003512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Experience</w:t>
            </w:r>
          </w:p>
        </w:tc>
      </w:tr>
      <w:tr w:rsidR="00520F67" w:rsidRPr="00D506EE">
        <w:tc>
          <w:tcPr>
            <w:tcW w:w="2890" w:type="dxa"/>
            <w:tcMar>
              <w:bottom w:w="0" w:type="dxa"/>
            </w:tcMar>
            <w:vAlign w:val="center"/>
          </w:tcPr>
          <w:p w:rsidR="00520F67" w:rsidRPr="00D506EE" w:rsidRDefault="00BD5E46" w:rsidP="00B6076E">
            <w:pPr>
              <w:pStyle w:val="AllCapsCopy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0048427"/>
                <w:placeholder>
                  <w:docPart w:val="F1BDDA51C2204297A4C0A8EB15F27224"/>
                </w:placeholder>
                <w:date w:fullDate="2011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2C95">
                  <w:rPr>
                    <w:rFonts w:ascii="Times New Roman" w:hAnsi="Times New Roman" w:cs="Times New Roman"/>
                    <w:sz w:val="20"/>
                    <w:szCs w:val="20"/>
                  </w:rPr>
                  <w:t>1/1/2011</w:t>
                </w:r>
              </w:sdtContent>
            </w:sdt>
            <w:r w:rsidR="005A47BB" w:rsidRPr="00D506EE">
              <w:rPr>
                <w:rFonts w:ascii="Times New Roman" w:hAnsi="Times New Roman" w:cs="Times New Roman"/>
                <w:sz w:val="20"/>
                <w:szCs w:val="20"/>
              </w:rPr>
              <w:t xml:space="preserve"> to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0048429"/>
                <w:placeholder>
                  <w:docPart w:val="989F0644730E48159D3712611633B230"/>
                </w:placeholder>
                <w:date w:fullDate="2012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2C95">
                  <w:rPr>
                    <w:rFonts w:ascii="Times New Roman" w:hAnsi="Times New Roman" w:cs="Times New Roman"/>
                    <w:sz w:val="20"/>
                    <w:szCs w:val="20"/>
                  </w:rPr>
                  <w:t>1/1/2012</w:t>
                </w:r>
              </w:sdtContent>
            </w:sdt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Copy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 xml:space="preserve">Nesco Inc. 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Italics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i w:val="0"/>
                <w:sz w:val="20"/>
                <w:szCs w:val="20"/>
              </w:rPr>
              <w:t>Elyria, OH</w:t>
            </w:r>
          </w:p>
        </w:tc>
      </w:tr>
      <w:tr w:rsidR="00520F67" w:rsidRPr="00D506EE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520F67" w:rsidRPr="00D506EE" w:rsidRDefault="00B6076E">
            <w:pPr>
              <w:pStyle w:val="JobTitle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 xml:space="preserve">Temporary </w:t>
            </w:r>
            <w:r w:rsidR="00D506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Labor</w:t>
            </w:r>
          </w:p>
          <w:p w:rsidR="00520F67" w:rsidRPr="00D506EE" w:rsidRDefault="008C58E2" w:rsidP="008C58E2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Experience in assembly line production</w:t>
            </w:r>
          </w:p>
          <w:p w:rsidR="008C58E2" w:rsidRPr="00D506EE" w:rsidRDefault="008C58E2" w:rsidP="008C58E2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Able to produc</w:t>
            </w:r>
            <w:r w:rsidR="003B6EC8" w:rsidRPr="00D506EE">
              <w:rPr>
                <w:rFonts w:ascii="Times New Roman" w:hAnsi="Times New Roman" w:cs="Times New Roman"/>
                <w:sz w:val="20"/>
                <w:szCs w:val="20"/>
              </w:rPr>
              <w:t>e quality products at maximum quota</w:t>
            </w:r>
          </w:p>
          <w:p w:rsidR="003B6EC8" w:rsidRPr="00D506EE" w:rsidRDefault="003B6EC8" w:rsidP="008C58E2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Excellent manual dexterity; able to lift heavy objects or equipment</w:t>
            </w:r>
          </w:p>
        </w:tc>
      </w:tr>
      <w:tr w:rsidR="00520F67" w:rsidRPr="00D506EE">
        <w:tc>
          <w:tcPr>
            <w:tcW w:w="2890" w:type="dxa"/>
            <w:tcMar>
              <w:bottom w:w="0" w:type="dxa"/>
            </w:tcMar>
            <w:vAlign w:val="center"/>
          </w:tcPr>
          <w:p w:rsidR="00520F67" w:rsidRPr="00D506EE" w:rsidRDefault="00BD5E46" w:rsidP="00B6076E">
            <w:pPr>
              <w:pStyle w:val="AllCapsCopy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0048433"/>
                <w:placeholder>
                  <w:docPart w:val="89C396C56AC04E199CA606DE9DFD909C"/>
                </w:placeholder>
                <w:date w:fullDate="2010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2C95">
                  <w:rPr>
                    <w:rFonts w:ascii="Times New Roman" w:hAnsi="Times New Roman" w:cs="Times New Roman"/>
                    <w:sz w:val="20"/>
                    <w:szCs w:val="20"/>
                  </w:rPr>
                  <w:t>1/1/2010</w:t>
                </w:r>
              </w:sdtContent>
            </w:sdt>
            <w:r w:rsidR="00B6076E" w:rsidRPr="00D506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Copy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Subway Sandwiches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Italics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i w:val="0"/>
                <w:sz w:val="20"/>
                <w:szCs w:val="20"/>
              </w:rPr>
              <w:t>Lorain, OH</w:t>
            </w:r>
          </w:p>
        </w:tc>
      </w:tr>
      <w:tr w:rsidR="00520F67" w:rsidRPr="00D506EE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520F67" w:rsidRPr="00D506EE" w:rsidRDefault="00B6076E">
            <w:pPr>
              <w:pStyle w:val="JobTitle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San</w:t>
            </w:r>
            <w:r w:rsidR="005A47BB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wich</w:t>
            </w:r>
            <w:r w:rsidR="00D506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 xml:space="preserve"> ARtist</w:t>
            </w:r>
          </w:p>
          <w:p w:rsidR="003B6EC8" w:rsidRPr="00D506EE" w:rsidRDefault="003B6EC8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Proficient in directing other team members during peak hours of business while maintaining a professional atmosphere.</w:t>
            </w:r>
          </w:p>
          <w:p w:rsidR="003B6EC8" w:rsidRPr="00D506EE" w:rsidRDefault="003B6EC8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Effectively and calmly resolved issues with unsatisfied customers.</w:t>
            </w:r>
          </w:p>
          <w:p w:rsidR="00520F67" w:rsidRPr="00D506EE" w:rsidRDefault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Able to perform shift lead duties such as closing the store, handling cash, and taking nightly inventory</w:t>
            </w:r>
          </w:p>
        </w:tc>
      </w:tr>
      <w:tr w:rsidR="00520F67" w:rsidRPr="00D506EE">
        <w:tc>
          <w:tcPr>
            <w:tcW w:w="2890" w:type="dxa"/>
            <w:tcMar>
              <w:bottom w:w="0" w:type="dxa"/>
            </w:tcMar>
            <w:vAlign w:val="center"/>
          </w:tcPr>
          <w:p w:rsidR="00520F67" w:rsidRPr="00D506EE" w:rsidRDefault="00BD5E46" w:rsidP="00B6076E">
            <w:pPr>
              <w:pStyle w:val="AllCapsCopy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0048441"/>
                <w:placeholder>
                  <w:docPart w:val="0FEF209227054DAEAE60F9522ABE60DC"/>
                </w:placeholder>
                <w:date w:fullDate="2009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2C95">
                  <w:rPr>
                    <w:rFonts w:ascii="Times New Roman" w:hAnsi="Times New Roman" w:cs="Times New Roman"/>
                    <w:sz w:val="20"/>
                    <w:szCs w:val="20"/>
                  </w:rPr>
                  <w:t>1/1/2009</w:t>
                </w:r>
              </w:sdtContent>
            </w:sdt>
            <w:r w:rsidR="005A47BB" w:rsidRPr="00D506EE">
              <w:rPr>
                <w:rFonts w:ascii="Times New Roman" w:hAnsi="Times New Roman" w:cs="Times New Roman"/>
                <w:sz w:val="20"/>
                <w:szCs w:val="20"/>
              </w:rPr>
              <w:t xml:space="preserve"> to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0048443"/>
                <w:placeholder>
                  <w:docPart w:val="57670DDC4FF64739B797227286ADAF99"/>
                </w:placeholder>
                <w:date w:fullDate="2010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2C95">
                  <w:rPr>
                    <w:rFonts w:ascii="Times New Roman" w:hAnsi="Times New Roman" w:cs="Times New Roman"/>
                    <w:sz w:val="20"/>
                    <w:szCs w:val="20"/>
                  </w:rPr>
                  <w:t>1/1/2010</w:t>
                </w:r>
              </w:sdtContent>
            </w:sdt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Copy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Teletech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Italics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i w:val="0"/>
                <w:sz w:val="20"/>
                <w:szCs w:val="20"/>
              </w:rPr>
              <w:t>Amherst, OH</w:t>
            </w:r>
          </w:p>
        </w:tc>
      </w:tr>
      <w:tr w:rsidR="00520F67" w:rsidRPr="00D506EE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520F67" w:rsidRPr="00D506EE" w:rsidRDefault="008C58E2">
            <w:pPr>
              <w:pStyle w:val="JobTitle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CSR</w:t>
            </w:r>
          </w:p>
          <w:p w:rsidR="00520F67" w:rsidRPr="00D506EE" w:rsidRDefault="003B6EC8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Highly motivated and able to handle a high volume of customer calls in a face paced environment, with minimum supervision.</w:t>
            </w:r>
          </w:p>
          <w:p w:rsidR="003B6EC8" w:rsidRPr="00D506EE" w:rsidRDefault="003B6EC8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Self-disciplined and self-motivated, proven to be committed to quality service</w:t>
            </w:r>
          </w:p>
          <w:p w:rsidR="003B6EC8" w:rsidRPr="00D506EE" w:rsidRDefault="003B6EC8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Efficient handling of administrative duties (e.g. customer accounts, bill payments, customer loss and retention, technical support and troubleshooting)</w:t>
            </w:r>
          </w:p>
        </w:tc>
      </w:tr>
      <w:tr w:rsidR="00520F67" w:rsidRPr="00D506EE">
        <w:tc>
          <w:tcPr>
            <w:tcW w:w="2890" w:type="dxa"/>
            <w:tcMar>
              <w:bottom w:w="0" w:type="dxa"/>
            </w:tcMar>
            <w:vAlign w:val="center"/>
          </w:tcPr>
          <w:p w:rsidR="00520F67" w:rsidRPr="00D506EE" w:rsidRDefault="00BD5E46" w:rsidP="00B6076E">
            <w:pPr>
              <w:pStyle w:val="AllCapsCopy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0048449"/>
                <w:placeholder>
                  <w:docPart w:val="34A54001E1D2469D8299DAA3404B1319"/>
                </w:placeholder>
                <w:date w:fullDate="2008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2C95">
                  <w:rPr>
                    <w:rFonts w:ascii="Times New Roman" w:hAnsi="Times New Roman" w:cs="Times New Roman"/>
                    <w:sz w:val="20"/>
                    <w:szCs w:val="20"/>
                  </w:rPr>
                  <w:t>1/1/2008</w:t>
                </w:r>
              </w:sdtContent>
            </w:sdt>
            <w:r w:rsidR="005A47BB" w:rsidRPr="00D506EE">
              <w:rPr>
                <w:rFonts w:ascii="Times New Roman" w:hAnsi="Times New Roman" w:cs="Times New Roman"/>
                <w:sz w:val="20"/>
                <w:szCs w:val="20"/>
              </w:rPr>
              <w:t xml:space="preserve"> to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0048451"/>
                <w:placeholder>
                  <w:docPart w:val="A9A6E439E731421784D7FA8E48346BB3"/>
                </w:placeholder>
                <w:date w:fullDate="2009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C2C95">
                  <w:rPr>
                    <w:rFonts w:ascii="Times New Roman" w:hAnsi="Times New Roman" w:cs="Times New Roman"/>
                    <w:sz w:val="20"/>
                    <w:szCs w:val="20"/>
                  </w:rPr>
                  <w:t>1/1/2009</w:t>
                </w:r>
              </w:sdtContent>
            </w:sdt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Copy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Two Men and a Truck Moving Co.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Italics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i w:val="0"/>
                <w:sz w:val="20"/>
                <w:szCs w:val="20"/>
              </w:rPr>
              <w:t>Sheffield Village, OH</w:t>
            </w:r>
          </w:p>
        </w:tc>
      </w:tr>
      <w:tr w:rsidR="00520F67" w:rsidRPr="00D506EE">
        <w:trPr>
          <w:trHeight w:val="37"/>
        </w:trPr>
        <w:tc>
          <w:tcPr>
            <w:tcW w:w="8640" w:type="dxa"/>
            <w:gridSpan w:val="3"/>
            <w:tcMar>
              <w:bottom w:w="144" w:type="dxa"/>
            </w:tcMar>
          </w:tcPr>
          <w:p w:rsidR="00520F67" w:rsidRPr="00D506EE" w:rsidRDefault="008C58E2">
            <w:pPr>
              <w:pStyle w:val="JobTitle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Mover</w:t>
            </w:r>
          </w:p>
          <w:p w:rsidR="00520F67" w:rsidRPr="00D506EE" w:rsidRDefault="003B6EC8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Ensured optimal customer service and smooth functioning of daily tasks</w:t>
            </w:r>
          </w:p>
          <w:p w:rsidR="003B6EC8" w:rsidRPr="00D506EE" w:rsidRDefault="00D506EE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Able to safely handle and load  possessions and furniture while ensuring optimum customer satisfaction</w:t>
            </w:r>
          </w:p>
          <w:p w:rsidR="00D506EE" w:rsidRPr="00D506EE" w:rsidRDefault="00D506EE" w:rsidP="003B6EC8">
            <w:pPr>
              <w:pStyle w:val="ResponsibilitiesAchievem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Responsible for keeping trucks clean and organized; filed daily paperwork for jobs completed</w:t>
            </w:r>
          </w:p>
        </w:tc>
      </w:tr>
      <w:tr w:rsidR="00520F67" w:rsidRPr="00D506EE">
        <w:trPr>
          <w:trHeight w:val="432"/>
        </w:trPr>
        <w:tc>
          <w:tcPr>
            <w:tcW w:w="8640" w:type="dxa"/>
            <w:gridSpan w:val="3"/>
          </w:tcPr>
          <w:p w:rsidR="00520F67" w:rsidRPr="005A47BB" w:rsidRDefault="005A47BB">
            <w:pPr>
              <w:pStyle w:val="SectionHeadings"/>
              <w:rPr>
                <w:rFonts w:ascii="Times New Roman" w:hAnsi="Times New Roman" w:cs="Times New Roman"/>
                <w:sz w:val="24"/>
                <w:szCs w:val="24"/>
              </w:rPr>
            </w:pPr>
            <w:r w:rsidRPr="0035122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Education</w:t>
            </w:r>
          </w:p>
        </w:tc>
      </w:tr>
      <w:tr w:rsidR="00520F67" w:rsidRPr="00D506EE">
        <w:trPr>
          <w:trHeight w:val="37"/>
        </w:trPr>
        <w:tc>
          <w:tcPr>
            <w:tcW w:w="2890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Heading4"/>
              <w:outlineLvl w:val="3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2007</w:t>
            </w:r>
          </w:p>
        </w:tc>
        <w:tc>
          <w:tcPr>
            <w:tcW w:w="334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Copy"/>
              <w:rPr>
                <w:rFonts w:ascii="Times New Roman" w:hAnsi="Times New Roman" w:cs="Times New Roman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sz w:val="20"/>
                <w:szCs w:val="20"/>
              </w:rPr>
              <w:t>Able Program</w:t>
            </w:r>
          </w:p>
        </w:tc>
        <w:tc>
          <w:tcPr>
            <w:tcW w:w="2405" w:type="dxa"/>
            <w:tcMar>
              <w:bottom w:w="0" w:type="dxa"/>
            </w:tcMar>
            <w:vAlign w:val="center"/>
          </w:tcPr>
          <w:p w:rsidR="00520F67" w:rsidRPr="00D506EE" w:rsidRDefault="00B6076E" w:rsidP="00B6076E">
            <w:pPr>
              <w:pStyle w:val="Italics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D506EE">
              <w:rPr>
                <w:rFonts w:ascii="Times New Roman" w:hAnsi="Times New Roman" w:cs="Times New Roman"/>
                <w:i w:val="0"/>
                <w:sz w:val="20"/>
                <w:szCs w:val="20"/>
              </w:rPr>
              <w:t>Lorain, OH</w:t>
            </w:r>
          </w:p>
        </w:tc>
      </w:tr>
    </w:tbl>
    <w:p w:rsidR="00520F67" w:rsidRDefault="00F5273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GED                                                   LCCC</w:t>
      </w:r>
    </w:p>
    <w:p w:rsidR="00F52737" w:rsidRDefault="00F52737">
      <w:pPr>
        <w:rPr>
          <w:rFonts w:ascii="Times New Roman" w:hAnsi="Times New Roman" w:cs="Times New Roman"/>
          <w:sz w:val="20"/>
          <w:szCs w:val="20"/>
        </w:rPr>
      </w:pPr>
    </w:p>
    <w:p w:rsidR="00F52737" w:rsidRPr="00F52737" w:rsidRDefault="00F5273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**</w:t>
      </w:r>
      <w:bookmarkStart w:id="4" w:name="_GoBack"/>
      <w:bookmarkEnd w:id="4"/>
      <w:r w:rsidRPr="00F52737">
        <w:rPr>
          <w:rFonts w:ascii="Times New Roman" w:hAnsi="Times New Roman" w:cs="Times New Roman"/>
          <w:b/>
          <w:sz w:val="28"/>
          <w:szCs w:val="28"/>
        </w:rPr>
        <w:t>References available upon request</w:t>
      </w:r>
    </w:p>
    <w:sectPr w:rsidR="00F52737" w:rsidRPr="00F52737" w:rsidSect="00BD5E4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980A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E14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6C649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22FEF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8761121"/>
    <w:multiLevelType w:val="hybridMultilevel"/>
    <w:tmpl w:val="9BE2BE9C"/>
    <w:lvl w:ilvl="0" w:tplc="CC44E336">
      <w:start w:val="1"/>
      <w:numFmt w:val="bullet"/>
      <w:pStyle w:val="ResponsibilitiesAchievements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B20CF2"/>
    <w:multiLevelType w:val="hybridMultilevel"/>
    <w:tmpl w:val="B52C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90302E"/>
    <w:multiLevelType w:val="hybridMultilevel"/>
    <w:tmpl w:val="26D2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723943"/>
    <w:multiLevelType w:val="hybridMultilevel"/>
    <w:tmpl w:val="E98AF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4A1062"/>
    <w:multiLevelType w:val="hybridMultilevel"/>
    <w:tmpl w:val="6C0E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76E"/>
    <w:rsid w:val="0035122F"/>
    <w:rsid w:val="003B6EC8"/>
    <w:rsid w:val="00456EE3"/>
    <w:rsid w:val="00520F67"/>
    <w:rsid w:val="005A47BB"/>
    <w:rsid w:val="006E77C4"/>
    <w:rsid w:val="007E0E63"/>
    <w:rsid w:val="008C58E2"/>
    <w:rsid w:val="009D0C52"/>
    <w:rsid w:val="00AC2C95"/>
    <w:rsid w:val="00B6076E"/>
    <w:rsid w:val="00BD5E46"/>
    <w:rsid w:val="00C42F5D"/>
    <w:rsid w:val="00CD305C"/>
    <w:rsid w:val="00D506EE"/>
    <w:rsid w:val="00F5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28C09AB1-348E-4AB6-92E5-9C08AB8A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pPr>
      <w:spacing w:after="0"/>
    </w:pPr>
    <w:rPr>
      <w:spacing w:val="2"/>
      <w:sz w:val="17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pPr>
      <w:spacing w:line="240" w:lineRule="auto"/>
      <w:outlineLvl w:val="0"/>
    </w:pPr>
    <w:rPr>
      <w:rFonts w:asciiTheme="majorHAnsi" w:hAnsiTheme="majorHAnsi"/>
      <w:caps/>
      <w:spacing w:val="20"/>
      <w:sz w:val="32"/>
    </w:rPr>
  </w:style>
  <w:style w:type="paragraph" w:styleId="Heading2">
    <w:name w:val="heading 2"/>
    <w:next w:val="Normal"/>
    <w:link w:val="Heading2Char"/>
    <w:uiPriority w:val="1"/>
    <w:semiHidden/>
    <w:unhideWhenUsed/>
    <w:qFormat/>
    <w:pPr>
      <w:spacing w:before="200" w:after="20"/>
      <w:outlineLvl w:val="1"/>
    </w:pPr>
    <w:rPr>
      <w:caps/>
      <w:color w:val="808080" w:themeColor="background1" w:themeShade="80"/>
      <w:spacing w:val="1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spacing w:after="40"/>
      <w:outlineLvl w:val="2"/>
    </w:pPr>
    <w:rPr>
      <w:rFonts w:asciiTheme="majorHAnsi" w:hAnsiTheme="majorHAnsi"/>
      <w:caps/>
      <w:spacing w:val="10"/>
      <w:sz w:val="16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spacing w:line="240" w:lineRule="auto"/>
      <w:outlineLvl w:val="3"/>
    </w:pPr>
    <w:rPr>
      <w:caps/>
      <w:spacing w:val="1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hAnsiTheme="majorHAnsi"/>
      <w:caps/>
      <w:spacing w:val="20"/>
      <w:sz w:val="32"/>
    </w:rPr>
  </w:style>
  <w:style w:type="paragraph" w:customStyle="1" w:styleId="Italics">
    <w:name w:val="Italics"/>
    <w:basedOn w:val="Normal"/>
    <w:qFormat/>
    <w:pPr>
      <w:spacing w:line="240" w:lineRule="auto"/>
    </w:pPr>
    <w:rPr>
      <w:i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808080" w:themeColor="background1" w:themeShade="80"/>
      <w:spacing w:val="10"/>
    </w:rPr>
  </w:style>
  <w:style w:type="paragraph" w:customStyle="1" w:styleId="ResponsibilitiesAchievements">
    <w:name w:val="Responsibilities/Achievements"/>
    <w:basedOn w:val="Normal"/>
    <w:qFormat/>
    <w:pPr>
      <w:numPr>
        <w:numId w:val="8"/>
      </w:numPr>
      <w:spacing w:after="80" w:line="240" w:lineRule="auto"/>
      <w:ind w:left="504" w:hanging="288"/>
    </w:pPr>
  </w:style>
  <w:style w:type="character" w:customStyle="1" w:styleId="Heading3Char">
    <w:name w:val="Heading 3 Char"/>
    <w:basedOn w:val="DefaultParagraphFont"/>
    <w:link w:val="Heading3"/>
    <w:uiPriority w:val="1"/>
    <w:semiHidden/>
    <w:rPr>
      <w:rFonts w:asciiTheme="majorHAnsi" w:hAnsiTheme="majorHAnsi"/>
      <w:caps/>
      <w:spacing w:val="10"/>
      <w:sz w:val="16"/>
    </w:rPr>
  </w:style>
  <w:style w:type="character" w:customStyle="1" w:styleId="Heading4Char">
    <w:name w:val="Heading 4 Char"/>
    <w:basedOn w:val="DefaultParagraphFont"/>
    <w:link w:val="Heading4"/>
    <w:uiPriority w:val="1"/>
    <w:rPr>
      <w:caps/>
      <w:spacing w:val="10"/>
      <w:sz w:val="16"/>
    </w:rPr>
  </w:style>
  <w:style w:type="paragraph" w:customStyle="1" w:styleId="AllCapsCopy">
    <w:name w:val="All Caps Copy"/>
    <w:basedOn w:val="Normal"/>
    <w:qFormat/>
    <w:pPr>
      <w:spacing w:line="240" w:lineRule="auto"/>
    </w:pPr>
    <w:rPr>
      <w:caps/>
      <w:spacing w:val="10"/>
      <w:sz w:val="16"/>
    </w:rPr>
  </w:style>
  <w:style w:type="paragraph" w:customStyle="1" w:styleId="Copy">
    <w:name w:val="Copy"/>
    <w:basedOn w:val="Normal"/>
    <w:qFormat/>
    <w:pPr>
      <w:spacing w:line="240" w:lineRule="auto"/>
    </w:pPr>
  </w:style>
  <w:style w:type="paragraph" w:customStyle="1" w:styleId="JobTitle">
    <w:name w:val="Job Title"/>
    <w:basedOn w:val="Normal"/>
    <w:qFormat/>
    <w:pPr>
      <w:spacing w:after="40" w:line="240" w:lineRule="auto"/>
    </w:pPr>
    <w:rPr>
      <w:rFonts w:asciiTheme="majorHAnsi" w:hAnsiTheme="majorHAnsi"/>
      <w:caps/>
      <w:spacing w:val="10"/>
      <w:sz w:val="16"/>
    </w:rPr>
  </w:style>
  <w:style w:type="paragraph" w:customStyle="1" w:styleId="SectionHeadings">
    <w:name w:val="Section Headings"/>
    <w:basedOn w:val="Heading2"/>
    <w:qFormat/>
    <w:pPr>
      <w:spacing w:line="240" w:lineRule="auto"/>
    </w:pPr>
  </w:style>
  <w:style w:type="paragraph" w:customStyle="1" w:styleId="YourName">
    <w:name w:val="Your Name"/>
    <w:basedOn w:val="Normal"/>
    <w:qFormat/>
    <w:pPr>
      <w:spacing w:line="240" w:lineRule="auto"/>
    </w:pPr>
    <w:rPr>
      <w:rFonts w:asciiTheme="majorHAnsi" w:hAnsiTheme="majorHAnsi"/>
      <w:caps/>
      <w:spacing w:val="20"/>
      <w:sz w:val="32"/>
    </w:rPr>
  </w:style>
  <w:style w:type="paragraph" w:styleId="Revision">
    <w:name w:val="Revision"/>
    <w:hidden/>
    <w:uiPriority w:val="99"/>
    <w:semiHidden/>
    <w:rsid w:val="00AC2C95"/>
    <w:pPr>
      <w:spacing w:after="0" w:line="240" w:lineRule="auto"/>
    </w:pPr>
    <w:rPr>
      <w:spacing w:val="2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rdio0611\AppData\Roaming\Microsoft\Templates\ChronologicalResume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963234B0E464B8A81B5241F4DFFA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3788E-8F33-4A9A-837E-12A5E535E4BD}"/>
      </w:docPartPr>
      <w:docPartBody>
        <w:p w:rsidR="00AD3CFE" w:rsidRDefault="00AD3CFE">
          <w:pPr>
            <w:pStyle w:val="C963234B0E464B8A81B5241F4DFFAE8F"/>
          </w:pPr>
          <w:r>
            <w:t>[Your name]</w:t>
          </w:r>
        </w:p>
      </w:docPartBody>
    </w:docPart>
    <w:docPart>
      <w:docPartPr>
        <w:name w:val="F1BDDA51C2204297A4C0A8EB15F27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5FF05-944F-46BC-ACD1-4EBBDF4E4EF5}"/>
      </w:docPartPr>
      <w:docPartBody>
        <w:p w:rsidR="00AD3CFE" w:rsidRDefault="00AD3CFE">
          <w:pPr>
            <w:pStyle w:val="F1BDDA51C2204297A4C0A8EB15F27224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989F0644730E48159D3712611633B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6266A-0210-4E08-BC42-004D9845DBFE}"/>
      </w:docPartPr>
      <w:docPartBody>
        <w:p w:rsidR="00AD3CFE" w:rsidRDefault="00AD3CFE">
          <w:pPr>
            <w:pStyle w:val="989F0644730E48159D3712611633B230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89C396C56AC04E199CA606DE9DFD9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820F94-7419-4A31-BF10-8CC87A2BF4B0}"/>
      </w:docPartPr>
      <w:docPartBody>
        <w:p w:rsidR="00AD3CFE" w:rsidRDefault="00AD3CFE">
          <w:pPr>
            <w:pStyle w:val="89C396C56AC04E199CA606DE9DFD909C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0FEF209227054DAEAE60F9522ABE6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51E10-B7E5-4ABB-922B-E57232BB2336}"/>
      </w:docPartPr>
      <w:docPartBody>
        <w:p w:rsidR="00AD3CFE" w:rsidRDefault="00AD3CFE">
          <w:pPr>
            <w:pStyle w:val="0FEF209227054DAEAE60F9522ABE60DC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57670DDC4FF64739B797227286ADA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0F21B-E4D3-4AC2-8C7C-50174EB41609}"/>
      </w:docPartPr>
      <w:docPartBody>
        <w:p w:rsidR="00AD3CFE" w:rsidRDefault="00AD3CFE">
          <w:pPr>
            <w:pStyle w:val="57670DDC4FF64739B797227286ADAF99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34A54001E1D2469D8299DAA3404B1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1D3C1-21BD-47CC-9A25-20D673727EE1}"/>
      </w:docPartPr>
      <w:docPartBody>
        <w:p w:rsidR="00AD3CFE" w:rsidRDefault="00AD3CFE">
          <w:pPr>
            <w:pStyle w:val="34A54001E1D2469D8299DAA3404B1319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A9A6E439E731421784D7FA8E48346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F7D2D-21F6-4383-B5D8-E192AB929FBF}"/>
      </w:docPartPr>
      <w:docPartBody>
        <w:p w:rsidR="00AD3CFE" w:rsidRDefault="00AD3CFE">
          <w:pPr>
            <w:pStyle w:val="A9A6E439E731421784D7FA8E48346BB3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F8A86E8725CC4DC0AAE45D46274FC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1E49E-A739-4DDC-9FA3-4A4BB1F220A3}"/>
      </w:docPartPr>
      <w:docPartBody>
        <w:p w:rsidR="00D147B7" w:rsidRDefault="00AD3CFE">
          <w:pPr>
            <w:pStyle w:val="F8A86E8725CC4DC0AAE45D46274FCF9F"/>
          </w:pPr>
          <w:r>
            <w:rPr>
              <w:rStyle w:val="PlaceholderText"/>
            </w:rPr>
            <w:t>[E-mail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61121"/>
    <w:multiLevelType w:val="hybridMultilevel"/>
    <w:tmpl w:val="9BE2BE9C"/>
    <w:lvl w:ilvl="0" w:tplc="CC44E336">
      <w:start w:val="1"/>
      <w:numFmt w:val="bullet"/>
      <w:pStyle w:val="ResponsibilitiesAchievements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CFE"/>
    <w:rsid w:val="00734D28"/>
    <w:rsid w:val="007C056F"/>
    <w:rsid w:val="00AD3CFE"/>
    <w:rsid w:val="00D1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63234B0E464B8A81B5241F4DFFAE8F">
    <w:name w:val="C963234B0E464B8A81B5241F4DFFAE8F"/>
  </w:style>
  <w:style w:type="paragraph" w:customStyle="1" w:styleId="BFD5B6A637634050BB6E0EF1BADDFEFB">
    <w:name w:val="BFD5B6A637634050BB6E0EF1BADDFEFB"/>
  </w:style>
  <w:style w:type="paragraph" w:customStyle="1" w:styleId="B4167C930F2540408991BBF54CD7A80C">
    <w:name w:val="B4167C930F2540408991BBF54CD7A80C"/>
  </w:style>
  <w:style w:type="paragraph" w:customStyle="1" w:styleId="1A27F2B249AE432890343E2F4A52900F">
    <w:name w:val="1A27F2B249AE432890343E2F4A52900F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C51CA5D28EC4349A74306911E65580B">
    <w:name w:val="8C51CA5D28EC4349A74306911E65580B"/>
  </w:style>
  <w:style w:type="paragraph" w:customStyle="1" w:styleId="3D0BB35022974A8CABFCEF08075A6359">
    <w:name w:val="3D0BB35022974A8CABFCEF08075A6359"/>
  </w:style>
  <w:style w:type="paragraph" w:customStyle="1" w:styleId="F1BDDA51C2204297A4C0A8EB15F27224">
    <w:name w:val="F1BDDA51C2204297A4C0A8EB15F27224"/>
  </w:style>
  <w:style w:type="paragraph" w:customStyle="1" w:styleId="989F0644730E48159D3712611633B230">
    <w:name w:val="989F0644730E48159D3712611633B230"/>
  </w:style>
  <w:style w:type="paragraph" w:customStyle="1" w:styleId="7C6C47878AF14DFF89F255F1A0D6EC06">
    <w:name w:val="7C6C47878AF14DFF89F255F1A0D6EC06"/>
  </w:style>
  <w:style w:type="paragraph" w:customStyle="1" w:styleId="D6DFF3EE3F51407DAA515997AB00FFEB">
    <w:name w:val="D6DFF3EE3F51407DAA515997AB00FFEB"/>
  </w:style>
  <w:style w:type="paragraph" w:customStyle="1" w:styleId="A0BF56FC755B461587805668B30F18DE">
    <w:name w:val="A0BF56FC755B461587805668B30F18DE"/>
  </w:style>
  <w:style w:type="paragraph" w:customStyle="1" w:styleId="ResponsibilitiesAchievements">
    <w:name w:val="Responsibilities/Achievements"/>
    <w:basedOn w:val="Normal"/>
    <w:qFormat/>
    <w:pPr>
      <w:numPr>
        <w:numId w:val="1"/>
      </w:numPr>
      <w:spacing w:after="80" w:line="240" w:lineRule="auto"/>
      <w:ind w:left="504" w:hanging="288"/>
    </w:pPr>
    <w:rPr>
      <w:rFonts w:eastAsiaTheme="minorHAnsi"/>
      <w:spacing w:val="2"/>
      <w:sz w:val="17"/>
    </w:rPr>
  </w:style>
  <w:style w:type="paragraph" w:customStyle="1" w:styleId="A0DD85A9EE6D43ABBA7EC6C048CFA9AB">
    <w:name w:val="A0DD85A9EE6D43ABBA7EC6C048CFA9AB"/>
  </w:style>
  <w:style w:type="paragraph" w:customStyle="1" w:styleId="89C396C56AC04E199CA606DE9DFD909C">
    <w:name w:val="89C396C56AC04E199CA606DE9DFD909C"/>
  </w:style>
  <w:style w:type="paragraph" w:customStyle="1" w:styleId="D74BE8154EBC4883A3A5D9DBC15906D6">
    <w:name w:val="D74BE8154EBC4883A3A5D9DBC15906D6"/>
  </w:style>
  <w:style w:type="paragraph" w:customStyle="1" w:styleId="A3E2690152C94985A0F59794AE04B4F4">
    <w:name w:val="A3E2690152C94985A0F59794AE04B4F4"/>
  </w:style>
  <w:style w:type="paragraph" w:customStyle="1" w:styleId="86BA25ED94544AD798377E0815BA0FFC">
    <w:name w:val="86BA25ED94544AD798377E0815BA0FFC"/>
  </w:style>
  <w:style w:type="paragraph" w:customStyle="1" w:styleId="804017E3D7B84C28ACEEBFD8C65CE5F4">
    <w:name w:val="804017E3D7B84C28ACEEBFD8C65CE5F4"/>
  </w:style>
  <w:style w:type="paragraph" w:customStyle="1" w:styleId="2723C56C56F144ED92D36EDF9FFA280B">
    <w:name w:val="2723C56C56F144ED92D36EDF9FFA280B"/>
  </w:style>
  <w:style w:type="paragraph" w:customStyle="1" w:styleId="0FEF209227054DAEAE60F9522ABE60DC">
    <w:name w:val="0FEF209227054DAEAE60F9522ABE60DC"/>
  </w:style>
  <w:style w:type="paragraph" w:customStyle="1" w:styleId="57670DDC4FF64739B797227286ADAF99">
    <w:name w:val="57670DDC4FF64739B797227286ADAF99"/>
  </w:style>
  <w:style w:type="paragraph" w:customStyle="1" w:styleId="B86575BBDDDD41C88B1863FD01C11FF2">
    <w:name w:val="B86575BBDDDD41C88B1863FD01C11FF2"/>
  </w:style>
  <w:style w:type="paragraph" w:customStyle="1" w:styleId="44805B16C49F40F78207E9D4998CC181">
    <w:name w:val="44805B16C49F40F78207E9D4998CC181"/>
  </w:style>
  <w:style w:type="paragraph" w:customStyle="1" w:styleId="446174C929E941508B412E6D2271DAE7">
    <w:name w:val="446174C929E941508B412E6D2271DAE7"/>
  </w:style>
  <w:style w:type="paragraph" w:customStyle="1" w:styleId="34A54001E1D2469D8299DAA3404B1319">
    <w:name w:val="34A54001E1D2469D8299DAA3404B1319"/>
  </w:style>
  <w:style w:type="paragraph" w:customStyle="1" w:styleId="A9A6E439E731421784D7FA8E48346BB3">
    <w:name w:val="A9A6E439E731421784D7FA8E48346BB3"/>
  </w:style>
  <w:style w:type="paragraph" w:customStyle="1" w:styleId="96E990584B0A4D35843BC1B4807EE2E7">
    <w:name w:val="96E990584B0A4D35843BC1B4807EE2E7"/>
  </w:style>
  <w:style w:type="paragraph" w:customStyle="1" w:styleId="763E2C582B3C479E951907CF3602E961">
    <w:name w:val="763E2C582B3C479E951907CF3602E961"/>
  </w:style>
  <w:style w:type="paragraph" w:customStyle="1" w:styleId="D184E787195B4A21A8061FA066800AAC">
    <w:name w:val="D184E787195B4A21A8061FA066800AAC"/>
  </w:style>
  <w:style w:type="paragraph" w:customStyle="1" w:styleId="3A68EF4235154B5D82B73132259B81AF">
    <w:name w:val="3A68EF4235154B5D82B73132259B81AF"/>
  </w:style>
  <w:style w:type="paragraph" w:customStyle="1" w:styleId="CA8E92405E064C788391C60B58FECCDA">
    <w:name w:val="CA8E92405E064C788391C60B58FECCDA"/>
  </w:style>
  <w:style w:type="paragraph" w:customStyle="1" w:styleId="295CFED632F347AD8FDB5A13B6F522E5">
    <w:name w:val="295CFED632F347AD8FDB5A13B6F522E5"/>
  </w:style>
  <w:style w:type="paragraph" w:customStyle="1" w:styleId="E5FCD4884BF44BDFAF911479B43B775C">
    <w:name w:val="E5FCD4884BF44BDFAF911479B43B775C"/>
  </w:style>
  <w:style w:type="paragraph" w:customStyle="1" w:styleId="DFCAC30637C340C0933677120BDD5CBD">
    <w:name w:val="DFCAC30637C340C0933677120BDD5CBD"/>
  </w:style>
  <w:style w:type="paragraph" w:customStyle="1" w:styleId="61CBBB00C8BA4B33A14EB4855264847F">
    <w:name w:val="61CBBB00C8BA4B33A14EB4855264847F"/>
  </w:style>
  <w:style w:type="paragraph" w:customStyle="1" w:styleId="F8A86E8725CC4DC0AAE45D46274FCF9F">
    <w:name w:val="F8A86E8725CC4DC0AAE45D46274FCF9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Trek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黑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楷体_GB2312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8856D-C732-49AD-A120-66F4078B46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65D03-5C2A-4E4C-ADC9-205B296C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ChronologicalResume2</Template>
  <TotalTime>51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(Traditional design)</vt:lpstr>
    </vt:vector>
  </TitlesOfParts>
  <Company/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(Traditional design)</dc:title>
  <dc:creator>Darren Zink</dc:creator>
  <cp:lastModifiedBy>Kasey Tardio (SHE)</cp:lastModifiedBy>
  <cp:revision>8</cp:revision>
  <cp:lastPrinted>2006-08-01T17:47:00Z</cp:lastPrinted>
  <dcterms:created xsi:type="dcterms:W3CDTF">2013-08-28T22:04:00Z</dcterms:created>
  <dcterms:modified xsi:type="dcterms:W3CDTF">2014-05-29T04:19:00Z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TC101731829990</vt:lpwstr>
  </property>
</Properties>
</file>