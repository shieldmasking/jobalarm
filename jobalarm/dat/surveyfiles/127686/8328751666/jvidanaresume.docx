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88A04" w14:textId="77777777" w:rsidR="00075E2D" w:rsidRDefault="00075E2D" w:rsidP="00C66BDB">
      <w:pPr>
        <w:pStyle w:val="Heading1"/>
      </w:pPr>
    </w:p>
    <w:p w14:paraId="413392E5" w14:textId="77777777" w:rsidR="00075E2D" w:rsidRDefault="00086D53">
      <w:pPr>
        <w:pStyle w:val="Heading1"/>
      </w:pPr>
      <w:r>
        <w:t>Experience</w:t>
      </w:r>
    </w:p>
    <w:p w14:paraId="7297340E" w14:textId="77777777" w:rsidR="00075E2D" w:rsidRDefault="009C5D7A">
      <w:pPr>
        <w:pStyle w:val="Heading2"/>
      </w:pPr>
      <w:sdt>
        <w:sdtPr>
          <w:id w:val="9459739"/>
          <w:placeholder>
            <w:docPart w:val="C1CF38074C5DEE47B42A061D97669416"/>
          </w:placeholder>
        </w:sdtPr>
        <w:sdtEndPr/>
        <w:sdtContent>
          <w:r w:rsidR="00C66BDB">
            <w:t>Mastertech Services Inc. &amp; Cooling Tower Depot</w:t>
          </w:r>
          <w:r w:rsidR="007138C1">
            <w:t>- Golden, CO</w:t>
          </w:r>
        </w:sdtContent>
      </w:sdt>
      <w:r w:rsidR="00086D53">
        <w:tab/>
      </w:r>
      <w:r w:rsidR="00C66BDB">
        <w:t>August 2012- Currently</w:t>
      </w:r>
    </w:p>
    <w:p w14:paraId="4D4E8C18" w14:textId="77777777" w:rsidR="00BC13B7" w:rsidRDefault="007138C1" w:rsidP="00BC13B7">
      <w:pPr>
        <w:pStyle w:val="Heading2"/>
      </w:pPr>
      <w:r>
        <w:t>Project Coordinator/ Construction Coordinator</w:t>
      </w:r>
    </w:p>
    <w:sdt>
      <w:sdtPr>
        <w:id w:val="9459741"/>
        <w:placeholder>
          <w:docPart w:val="BD091700D4163C4DB8040BB945F1EBE4"/>
        </w:placeholder>
      </w:sdtPr>
      <w:sdtEndPr/>
      <w:sdtContent>
        <w:p w14:paraId="1018B7A8" w14:textId="77777777" w:rsidR="00C66BDB" w:rsidRDefault="00253D69" w:rsidP="00C66BDB">
          <w:pPr>
            <w:pStyle w:val="ListBullet"/>
          </w:pPr>
          <w:r>
            <w:t>Manage, Review, and make Projections to all</w:t>
          </w:r>
          <w:r w:rsidR="00EB4A7A">
            <w:t xml:space="preserve"> Labor, Material, Equipment, Sub-Contractors budgets and Invoices.</w:t>
          </w:r>
        </w:p>
        <w:p w14:paraId="1F4A51FE" w14:textId="3029C416" w:rsidR="00253D69" w:rsidRDefault="00253D69" w:rsidP="00C66BDB">
          <w:pPr>
            <w:pStyle w:val="ListBullet"/>
          </w:pPr>
          <w:r>
            <w:t>Work directly with Project Mangers and Construction Managers to track project process, set project deadlines and ensure project completion dates.</w:t>
          </w:r>
          <w:r w:rsidR="00201D1E">
            <w:t xml:space="preserve">  I.E Coordinate material deliveries, track periodic progress, </w:t>
          </w:r>
          <w:proofErr w:type="gramStart"/>
          <w:r w:rsidR="00201D1E">
            <w:t>track man</w:t>
          </w:r>
          <w:proofErr w:type="gramEnd"/>
          <w:r w:rsidR="00201D1E">
            <w:t xml:space="preserve"> hours spent</w:t>
          </w:r>
          <w:r w:rsidR="00D5000B">
            <w:t>, budget updates and projectio</w:t>
          </w:r>
          <w:r w:rsidR="00DE0A81">
            <w:t>ns.</w:t>
          </w:r>
        </w:p>
        <w:p w14:paraId="01384C54" w14:textId="77777777" w:rsidR="00EB4A7A" w:rsidRDefault="00253D69" w:rsidP="00C66BDB">
          <w:pPr>
            <w:pStyle w:val="ListBullet"/>
          </w:pPr>
          <w:r>
            <w:t>Work directly with client safety dep</w:t>
          </w:r>
          <w:r w:rsidR="00EB4A7A">
            <w:t>artments to meet all c</w:t>
          </w:r>
          <w:r w:rsidR="00201D1E">
            <w:t>ompliance and HS&amp;E requirements as well as site specific criteria.</w:t>
          </w:r>
        </w:p>
        <w:p w14:paraId="67D4D7D4" w14:textId="77777777" w:rsidR="007138C1" w:rsidRDefault="007138C1" w:rsidP="00C66BDB">
          <w:pPr>
            <w:pStyle w:val="ListBullet"/>
          </w:pPr>
          <w:r>
            <w:t xml:space="preserve">Visit job sites to accurately ensure projects progress.  </w:t>
          </w:r>
        </w:p>
        <w:p w14:paraId="457DDA21" w14:textId="6C8FB1E7" w:rsidR="00D5000B" w:rsidRDefault="00D5000B" w:rsidP="00C66BDB">
          <w:pPr>
            <w:pStyle w:val="ListBullet"/>
          </w:pPr>
          <w:r>
            <w:t>Set up all project meetings, kickoff and progress project meetings throughout the U.S.</w:t>
          </w:r>
        </w:p>
        <w:p w14:paraId="59DCF294" w14:textId="017510E8" w:rsidR="00D5000B" w:rsidRDefault="00D5000B" w:rsidP="00D5000B">
          <w:pPr>
            <w:pStyle w:val="ListBullet"/>
          </w:pPr>
          <w:r>
            <w:t>New-Hire enrollment for new sites. (Safety Council, DISA drug &amp; background screens, on site orientation, etc.</w:t>
          </w:r>
          <w:r w:rsidR="00DE0A81">
            <w:t>)</w:t>
          </w:r>
        </w:p>
        <w:p w14:paraId="2BD60D8E" w14:textId="77777777" w:rsidR="00D5000B" w:rsidRDefault="00D5000B" w:rsidP="00D5000B">
          <w:pPr>
            <w:pStyle w:val="ListBullet"/>
            <w:numPr>
              <w:ilvl w:val="0"/>
              <w:numId w:val="0"/>
            </w:numPr>
          </w:pPr>
        </w:p>
        <w:p w14:paraId="6B68CB63" w14:textId="77777777" w:rsidR="00075E2D" w:rsidRDefault="009C5D7A" w:rsidP="007138C1">
          <w:pPr>
            <w:pStyle w:val="ListBullet"/>
            <w:numPr>
              <w:ilvl w:val="0"/>
              <w:numId w:val="0"/>
            </w:numPr>
            <w:ind w:left="288"/>
          </w:pPr>
        </w:p>
      </w:sdtContent>
    </w:sdt>
    <w:p w14:paraId="2E4F856F" w14:textId="77777777" w:rsidR="002B20FD" w:rsidRDefault="009C5D7A">
      <w:pPr>
        <w:pStyle w:val="Heading2"/>
      </w:pPr>
      <w:sdt>
        <w:sdtPr>
          <w:id w:val="9459744"/>
          <w:placeholder>
            <w:docPart w:val="0205DFE99888B6408DB8A984AFA2192E"/>
          </w:placeholder>
        </w:sdtPr>
        <w:sdtEndPr/>
        <w:sdtContent>
          <w:r w:rsidR="007138C1">
            <w:t>Texas Molecular – Deer Park, TX</w:t>
          </w:r>
        </w:sdtContent>
      </w:sdt>
      <w:r w:rsidR="007138C1">
        <w:t xml:space="preserve"> </w:t>
      </w:r>
    </w:p>
    <w:p w14:paraId="3BBEBF87" w14:textId="77777777" w:rsidR="00075E2D" w:rsidRDefault="002B20FD">
      <w:pPr>
        <w:pStyle w:val="Heading2"/>
      </w:pPr>
      <w:r>
        <w:t>Chemical Pad Operator</w:t>
      </w:r>
      <w:r w:rsidR="00086D53">
        <w:tab/>
      </w:r>
      <w:r>
        <w:t>July 2011- August 2012</w:t>
      </w:r>
    </w:p>
    <w:sdt>
      <w:sdtPr>
        <w:id w:val="9459797"/>
        <w:placeholder>
          <w:docPart w:val="D43F59A6F8003C478C0C5E5EEC3B2A32"/>
        </w:placeholder>
      </w:sdtPr>
      <w:sdtEndPr/>
      <w:sdtContent>
        <w:p w14:paraId="1FC66D78" w14:textId="33C930D6" w:rsidR="0038454C" w:rsidRPr="00DE0A81" w:rsidRDefault="002B20FD" w:rsidP="002B20FD">
          <w:pPr>
            <w:pStyle w:val="ListBullet"/>
          </w:pPr>
          <w:r w:rsidRPr="00DE0A81">
            <w:t>Unload/ Discharge of Chemical Waste</w:t>
          </w:r>
          <w:r w:rsidR="00D5000B" w:rsidRPr="00DE0A81">
            <w:t xml:space="preserve"> (Caustic &amp; Base)</w:t>
          </w:r>
          <w:r w:rsidRPr="00DE0A81">
            <w:t xml:space="preserve"> into underground wells. </w:t>
          </w:r>
        </w:p>
        <w:p w14:paraId="1A625CC1" w14:textId="77777777" w:rsidR="0038454C" w:rsidRPr="00DE0A81" w:rsidRDefault="0038454C" w:rsidP="0038454C">
          <w:pPr>
            <w:pStyle w:val="ListBullet"/>
            <w:ind w:left="288" w:hanging="288"/>
          </w:pPr>
          <w:r w:rsidRPr="00DE0A81">
            <w:t>Run lab tests to specifications of the chemicals that were brought into the plant.</w:t>
          </w:r>
        </w:p>
        <w:p w14:paraId="4A8D0884" w14:textId="77777777" w:rsidR="0038454C" w:rsidRPr="00DE0A81" w:rsidRDefault="0038454C" w:rsidP="0038454C">
          <w:pPr>
            <w:pStyle w:val="ListBullet"/>
            <w:ind w:left="288" w:hanging="288"/>
          </w:pPr>
          <w:r w:rsidRPr="00DE0A81">
            <w:t>Safely work in a very hazardous work environment at a fast pace.</w:t>
          </w:r>
        </w:p>
        <w:p w14:paraId="1F8C96D5" w14:textId="0454EF75" w:rsidR="0038454C" w:rsidRDefault="0038454C" w:rsidP="0038454C">
          <w:pPr>
            <w:pStyle w:val="ListBullet"/>
            <w:ind w:left="288" w:hanging="288"/>
          </w:pPr>
          <w:r w:rsidRPr="00DE0A81">
            <w:t>Correctly track and input data into a database and categorize information by pH balance, weight, and other specific criteria.</w:t>
          </w:r>
        </w:p>
        <w:p w14:paraId="460DE220" w14:textId="416E1D71" w:rsidR="00AD7DEE" w:rsidRPr="00DE0A81" w:rsidRDefault="00AD7DEE" w:rsidP="0038454C">
          <w:pPr>
            <w:pStyle w:val="ListBullet"/>
            <w:ind w:left="288" w:hanging="288"/>
          </w:pPr>
          <w:r>
            <w:t xml:space="preserve">Maintenance on all plant processes, wells, valves, </w:t>
          </w:r>
          <w:proofErr w:type="gramStart"/>
          <w:r>
            <w:t>gear boxes</w:t>
          </w:r>
          <w:proofErr w:type="gramEnd"/>
          <w:r>
            <w:t>, motors.</w:t>
          </w:r>
        </w:p>
        <w:p w14:paraId="6F832BEA" w14:textId="77777777" w:rsidR="00075E2D" w:rsidRPr="00DE0A81" w:rsidRDefault="009C5D7A" w:rsidP="00834CDA">
          <w:pPr>
            <w:pStyle w:val="ListBullet"/>
            <w:numPr>
              <w:ilvl w:val="0"/>
              <w:numId w:val="0"/>
            </w:numPr>
            <w:ind w:left="288"/>
          </w:pPr>
        </w:p>
      </w:sdtContent>
    </w:sdt>
    <w:p w14:paraId="1638953D" w14:textId="77777777" w:rsidR="00075E2D" w:rsidRPr="00DE0A81" w:rsidRDefault="00086D53">
      <w:pPr>
        <w:pStyle w:val="Heading1"/>
        <w:rPr>
          <w:rFonts w:asciiTheme="minorHAnsi" w:hAnsiTheme="minorHAnsi"/>
        </w:rPr>
      </w:pPr>
      <w:r w:rsidRPr="00DE0A81">
        <w:rPr>
          <w:rFonts w:asciiTheme="minorHAnsi" w:hAnsiTheme="minorHAnsi"/>
        </w:rPr>
        <w:t>Educatio</w:t>
      </w:r>
      <w:bookmarkStart w:id="0" w:name="_GoBack"/>
      <w:bookmarkEnd w:id="0"/>
      <w:r w:rsidRPr="00DE0A81">
        <w:rPr>
          <w:rFonts w:asciiTheme="minorHAnsi" w:hAnsiTheme="minorHAnsi"/>
        </w:rPr>
        <w:t>n</w:t>
      </w:r>
    </w:p>
    <w:p w14:paraId="13C207ED" w14:textId="77777777" w:rsidR="00075E2D" w:rsidRPr="00DE0A81" w:rsidRDefault="009C5D7A">
      <w:pPr>
        <w:pStyle w:val="Heading2"/>
        <w:rPr>
          <w:rFonts w:asciiTheme="minorHAnsi" w:hAnsiTheme="minorHAnsi"/>
        </w:rPr>
      </w:pPr>
      <w:sdt>
        <w:sdtPr>
          <w:rPr>
            <w:rFonts w:asciiTheme="minorHAnsi" w:hAnsiTheme="minorHAnsi"/>
          </w:rPr>
          <w:id w:val="9459752"/>
          <w:placeholder>
            <w:docPart w:val="FF2B860B1E2F6540BE3C4F3DE02AB345"/>
          </w:placeholder>
        </w:sdtPr>
        <w:sdtEndPr/>
        <w:sdtContent>
          <w:r w:rsidR="008447F3" w:rsidRPr="00DE0A81">
            <w:rPr>
              <w:rFonts w:asciiTheme="minorHAnsi" w:hAnsiTheme="minorHAnsi"/>
            </w:rPr>
            <w:t>Deer Park High School- Class of 2010</w:t>
          </w:r>
        </w:sdtContent>
      </w:sdt>
    </w:p>
    <w:p w14:paraId="15B6BC82" w14:textId="77777777" w:rsidR="00075E2D" w:rsidRPr="00DE0A81" w:rsidRDefault="00086D53">
      <w:pPr>
        <w:pStyle w:val="Heading1"/>
        <w:rPr>
          <w:rFonts w:asciiTheme="minorHAnsi" w:hAnsiTheme="minorHAnsi"/>
        </w:rPr>
      </w:pPr>
      <w:r w:rsidRPr="00DE0A81">
        <w:rPr>
          <w:rFonts w:asciiTheme="minorHAnsi" w:hAnsiTheme="minorHAnsi"/>
        </w:rPr>
        <w:t>Skills</w:t>
      </w:r>
    </w:p>
    <w:p w14:paraId="32CA5AA0" w14:textId="42C89913" w:rsidR="00BC13B7" w:rsidRDefault="008447F3" w:rsidP="00BC13B7">
      <w:pPr>
        <w:pStyle w:val="BodyText"/>
      </w:pPr>
      <w:proofErr w:type="gramStart"/>
      <w:r w:rsidRPr="00627460">
        <w:t>Proficient in Excel, Word, and Access.</w:t>
      </w:r>
      <w:proofErr w:type="gramEnd"/>
      <w:r w:rsidRPr="00627460">
        <w:t xml:space="preserve"> I have actual field in experience in industrial construction and carpentry. Forklift Operator with certification. TWIC Card, HASC BOP.</w:t>
      </w:r>
      <w:r w:rsidR="00D5000B" w:rsidRPr="00627460">
        <w:t xml:space="preserve"> OSHA 30, 40</w:t>
      </w:r>
      <w:r w:rsidR="00AD7DEE">
        <w:t xml:space="preserve"> Hour</w:t>
      </w:r>
      <w:r w:rsidR="00D5000B" w:rsidRPr="00627460">
        <w:t xml:space="preserve"> </w:t>
      </w:r>
      <w:proofErr w:type="gramStart"/>
      <w:r w:rsidR="00D5000B" w:rsidRPr="00627460">
        <w:t>HAZWOPER .</w:t>
      </w:r>
      <w:r w:rsidRPr="00627460">
        <w:t>Speak</w:t>
      </w:r>
      <w:proofErr w:type="gramEnd"/>
      <w:r w:rsidRPr="00627460">
        <w:t xml:space="preserve"> Spanish Fluently, can also read and write in Spanish</w:t>
      </w:r>
      <w:r w:rsidR="00D5000B" w:rsidRPr="00627460">
        <w:t>.</w:t>
      </w:r>
    </w:p>
    <w:p w14:paraId="7E6D8097" w14:textId="3650D4C6" w:rsidR="00627460" w:rsidRDefault="00627460" w:rsidP="00627460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Reference’s</w:t>
      </w:r>
    </w:p>
    <w:p w14:paraId="0D77C31C" w14:textId="77777777" w:rsidR="00BC13B7" w:rsidRPr="009C5D7A" w:rsidRDefault="00BC13B7" w:rsidP="00BC13B7">
      <w:pPr>
        <w:pStyle w:val="List"/>
        <w:rPr>
          <w:b/>
        </w:rPr>
      </w:pPr>
      <w:r w:rsidRPr="009C5D7A">
        <w:rPr>
          <w:b/>
        </w:rPr>
        <w:t xml:space="preserve">Carlos </w:t>
      </w:r>
      <w:proofErr w:type="spellStart"/>
      <w:r w:rsidRPr="009C5D7A">
        <w:rPr>
          <w:b/>
        </w:rPr>
        <w:t>Nigaloni</w:t>
      </w:r>
      <w:proofErr w:type="spellEnd"/>
    </w:p>
    <w:p w14:paraId="6FE3BFD7" w14:textId="337A90E2" w:rsidR="00BC13B7" w:rsidRDefault="00BC13B7" w:rsidP="00BC13B7">
      <w:pPr>
        <w:pStyle w:val="List"/>
      </w:pPr>
      <w:r>
        <w:t xml:space="preserve">Senior Project Manager- Cooling Tower Depot Inc.- </w:t>
      </w:r>
      <w:r w:rsidR="003B4227">
        <w:t>(720)-746-1234</w:t>
      </w:r>
    </w:p>
    <w:p w14:paraId="2F6D9A3D" w14:textId="77777777" w:rsidR="00BC13B7" w:rsidRPr="009C5D7A" w:rsidRDefault="00BC13B7" w:rsidP="00BC13B7">
      <w:pPr>
        <w:pStyle w:val="List"/>
        <w:rPr>
          <w:b/>
        </w:rPr>
      </w:pPr>
      <w:r w:rsidRPr="009C5D7A">
        <w:rPr>
          <w:b/>
        </w:rPr>
        <w:t xml:space="preserve">Mark Saxon </w:t>
      </w:r>
    </w:p>
    <w:p w14:paraId="413C3BAB" w14:textId="77777777" w:rsidR="00BC13B7" w:rsidRDefault="00BC13B7" w:rsidP="00BC13B7">
      <w:pPr>
        <w:pStyle w:val="List"/>
      </w:pPr>
      <w:r>
        <w:t>Senior Project Manager- Mastertech Services Inc.- (817)-247-1496</w:t>
      </w:r>
    </w:p>
    <w:p w14:paraId="6191A121" w14:textId="57E1E62C" w:rsidR="003B4227" w:rsidRPr="009C5D7A" w:rsidRDefault="003B4227" w:rsidP="00BC13B7">
      <w:pPr>
        <w:pStyle w:val="List"/>
        <w:rPr>
          <w:b/>
        </w:rPr>
      </w:pPr>
      <w:r w:rsidRPr="009C5D7A">
        <w:rPr>
          <w:b/>
        </w:rPr>
        <w:t>Edgar Gonzalez</w:t>
      </w:r>
    </w:p>
    <w:p w14:paraId="1048018D" w14:textId="5E387725" w:rsidR="003B4227" w:rsidRDefault="003B4227" w:rsidP="003B4227">
      <w:pPr>
        <w:pStyle w:val="List"/>
      </w:pPr>
      <w:r>
        <w:lastRenderedPageBreak/>
        <w:t>Senior Estimator -Mastertech &amp; Cooling Tower Depot- (303)-748-4890</w:t>
      </w:r>
    </w:p>
    <w:p w14:paraId="00150E17" w14:textId="77777777" w:rsidR="003B4227" w:rsidRDefault="003B4227" w:rsidP="00BC13B7">
      <w:pPr>
        <w:pStyle w:val="List"/>
      </w:pPr>
    </w:p>
    <w:p w14:paraId="55B946AD" w14:textId="758A1F22" w:rsidR="00BC13B7" w:rsidRDefault="00BC13B7" w:rsidP="00BC13B7">
      <w:pPr>
        <w:pStyle w:val="BodyTextIndent3"/>
      </w:pPr>
    </w:p>
    <w:p w14:paraId="317E1B04" w14:textId="77777777" w:rsidR="00BC13B7" w:rsidRDefault="00BC13B7" w:rsidP="00BC13B7">
      <w:pPr>
        <w:pStyle w:val="BodyText"/>
      </w:pPr>
    </w:p>
    <w:p w14:paraId="55FF76F6" w14:textId="77777777" w:rsidR="00627460" w:rsidRPr="00627460" w:rsidRDefault="00627460" w:rsidP="00BC13B7">
      <w:pPr>
        <w:pStyle w:val="BodyText"/>
        <w:jc w:val="both"/>
        <w:rPr>
          <w:ins w:id="1" w:author="Edwin Vidana" w:date="2015-01-14T22:15:00Z"/>
        </w:rPr>
      </w:pPr>
    </w:p>
    <w:p w14:paraId="42C5800C" w14:textId="77777777" w:rsidR="008447F3" w:rsidRDefault="008447F3"/>
    <w:sectPr w:rsidR="008447F3" w:rsidSect="00075E2D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7E4C9F" w14:textId="77777777" w:rsidR="00BC13B7" w:rsidRDefault="00BC13B7">
      <w:pPr>
        <w:spacing w:line="240" w:lineRule="auto"/>
      </w:pPr>
      <w:r>
        <w:separator/>
      </w:r>
    </w:p>
  </w:endnote>
  <w:endnote w:type="continuationSeparator" w:id="0">
    <w:p w14:paraId="6F6838C9" w14:textId="77777777" w:rsidR="00BC13B7" w:rsidRDefault="00BC1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auto"/>
    <w:pitch w:val="variable"/>
    <w:sig w:usb0="00000003" w:usb1="00000000" w:usb2="00000000" w:usb3="00000000" w:csb0="00000001" w:csb1="00000000"/>
  </w:font>
  <w:font w:name="ＭＳ Ｐ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84682" w14:textId="77777777" w:rsidR="00BC13B7" w:rsidRDefault="00BC13B7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C5D7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CE28E6" w14:textId="77777777" w:rsidR="00BC13B7" w:rsidRDefault="00BC13B7">
      <w:pPr>
        <w:spacing w:line="240" w:lineRule="auto"/>
      </w:pPr>
      <w:r>
        <w:separator/>
      </w:r>
    </w:p>
  </w:footnote>
  <w:footnote w:type="continuationSeparator" w:id="0">
    <w:p w14:paraId="7FD815FA" w14:textId="77777777" w:rsidR="00BC13B7" w:rsidRDefault="00BC13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8298"/>
      <w:gridCol w:w="2718"/>
    </w:tblGrid>
    <w:tr w:rsidR="00BC13B7" w14:paraId="2836977E" w14:textId="77777777">
      <w:tc>
        <w:tcPr>
          <w:tcW w:w="8298" w:type="dxa"/>
          <w:vAlign w:val="center"/>
        </w:tcPr>
        <w:p w14:paraId="7AF3E2F9" w14:textId="77777777" w:rsidR="00BC13B7" w:rsidRDefault="00BC13B7">
          <w:pPr>
            <w:pStyle w:val="Title"/>
          </w:pPr>
        </w:p>
      </w:tc>
      <w:tc>
        <w:tcPr>
          <w:tcW w:w="2718" w:type="dxa"/>
          <w:vAlign w:val="center"/>
        </w:tcPr>
        <w:p w14:paraId="79576124" w14:textId="77777777" w:rsidR="00BC13B7" w:rsidRDefault="00BC13B7">
          <w:pPr>
            <w:pStyle w:val="Boxes"/>
          </w:pPr>
          <w:r>
            <w:rPr>
              <w:noProof/>
            </w:rPr>
            <w:drawing>
              <wp:inline distT="0" distB="0" distL="0" distR="0" wp14:anchorId="24C95505" wp14:editId="5ACF5843">
                <wp:extent cx="138569" cy="137160"/>
                <wp:effectExtent l="19050" t="19050" r="13831" b="15240"/>
                <wp:docPr id="1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5F79EC10" wp14:editId="636206F7">
                <wp:extent cx="138569" cy="137160"/>
                <wp:effectExtent l="19050" t="19050" r="13831" b="15240"/>
                <wp:docPr id="2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42B213D0" wp14:editId="44AEE37C">
                <wp:extent cx="138569" cy="137160"/>
                <wp:effectExtent l="19050" t="19050" r="13831" b="15240"/>
                <wp:docPr id="3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0459EC7C" wp14:editId="08D1FBC2">
                <wp:extent cx="138569" cy="137160"/>
                <wp:effectExtent l="19050" t="19050" r="13831" b="15240"/>
                <wp:docPr id="4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7AB4097B" wp14:editId="67DCA2E0">
                <wp:extent cx="138569" cy="137160"/>
                <wp:effectExtent l="19050" t="19050" r="13831" b="15240"/>
                <wp:docPr id="5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 w="19050">
                          <a:solidFill>
                            <a:schemeClr val="accent2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5E8886" w14:textId="77777777" w:rsidR="00BC13B7" w:rsidRDefault="00BC13B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8298"/>
      <w:gridCol w:w="2718"/>
    </w:tblGrid>
    <w:tr w:rsidR="00BC13B7" w14:paraId="597C617E" w14:textId="77777777">
      <w:tc>
        <w:tcPr>
          <w:tcW w:w="8298" w:type="dxa"/>
          <w:vAlign w:val="center"/>
        </w:tcPr>
        <w:p w14:paraId="7435A8D5" w14:textId="77777777" w:rsidR="00BC13B7" w:rsidRDefault="00BC13B7">
          <w:pPr>
            <w:pStyle w:val="Title"/>
          </w:pPr>
          <w:r>
            <w:t>Jerry Vidana</w:t>
          </w:r>
        </w:p>
      </w:tc>
      <w:tc>
        <w:tcPr>
          <w:tcW w:w="2718" w:type="dxa"/>
          <w:vAlign w:val="center"/>
        </w:tcPr>
        <w:p w14:paraId="499AFA2D" w14:textId="77777777" w:rsidR="00BC13B7" w:rsidRDefault="00BC13B7">
          <w:pPr>
            <w:pStyle w:val="Boxes"/>
          </w:pPr>
          <w:r>
            <w:rPr>
              <w:noProof/>
            </w:rPr>
            <w:drawing>
              <wp:inline distT="0" distB="0" distL="0" distR="0" wp14:anchorId="16615A7F" wp14:editId="2FD97BED">
                <wp:extent cx="138569" cy="137160"/>
                <wp:effectExtent l="19050" t="19050" r="13831" b="15240"/>
                <wp:docPr id="6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4573F901" wp14:editId="0D248743">
                <wp:extent cx="138569" cy="137160"/>
                <wp:effectExtent l="19050" t="19050" r="13831" b="15240"/>
                <wp:docPr id="7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4D65DE65" wp14:editId="5811A65A">
                <wp:extent cx="138569" cy="137160"/>
                <wp:effectExtent l="19050" t="19050" r="13831" b="15240"/>
                <wp:docPr id="8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3827A67C" wp14:editId="642AAA14">
                <wp:extent cx="138569" cy="137160"/>
                <wp:effectExtent l="19050" t="19050" r="13831" b="15240"/>
                <wp:docPr id="9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53CBA299" wp14:editId="46299F8C">
                <wp:extent cx="138569" cy="137160"/>
                <wp:effectExtent l="19050" t="19050" r="13831" b="15240"/>
                <wp:docPr id="10" name="Picture 1" descr="Transparent - 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nsparent - small.png"/>
                        <pic:cNvPicPr/>
                      </pic:nvPicPr>
                      <pic:blipFill>
                        <a:blip r:embed="rId1"/>
                        <a:srcRect r="105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69" cy="13716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 w="19050">
                          <a:solidFill>
                            <a:schemeClr val="accent2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3B5141D" w14:textId="73108BAA" w:rsidR="00BC13B7" w:rsidRDefault="00BC13B7">
    <w:pPr>
      <w:pStyle w:val="ContactDetails"/>
    </w:pPr>
    <w:r>
      <w:t xml:space="preserve">3010 Cile St. </w:t>
    </w:r>
    <w:r>
      <w:sym w:font="Wingdings 2" w:char="F097"/>
    </w:r>
    <w:r>
      <w:t>Deer Park, TX 77536</w:t>
    </w:r>
    <w:r>
      <w:sym w:font="Wingdings 2" w:char="F097"/>
    </w:r>
    <w:r>
      <w:t xml:space="preserve"> Phone: 281-701-8781 </w:t>
    </w:r>
    <w:r>
      <w:sym w:font="Wingdings 2" w:char="F097"/>
    </w:r>
    <w:r>
      <w:t xml:space="preserve"> E-Mail: jvidana92@outlook.com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B903ED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8FE04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6A8A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818C0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DB6C4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B3C48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2125B1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44023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410AA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861D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77933" w:themeColor="accent2"/>
      </w:rPr>
    </w:lvl>
  </w:abstractNum>
  <w:abstractNum w:abstractNumId="10">
    <w:nsid w:val="00AD108F"/>
    <w:multiLevelType w:val="hybridMultilevel"/>
    <w:tmpl w:val="D3C25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E54708"/>
    <w:multiLevelType w:val="hybridMultilevel"/>
    <w:tmpl w:val="81484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AA6A66"/>
    <w:multiLevelType w:val="hybridMultilevel"/>
    <w:tmpl w:val="4BAA3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C66BDB"/>
    <w:rsid w:val="00075E2D"/>
    <w:rsid w:val="00086D53"/>
    <w:rsid w:val="00161762"/>
    <w:rsid w:val="00201D1E"/>
    <w:rsid w:val="00253D69"/>
    <w:rsid w:val="002B20FD"/>
    <w:rsid w:val="0038454C"/>
    <w:rsid w:val="003B4227"/>
    <w:rsid w:val="003D270A"/>
    <w:rsid w:val="004E3669"/>
    <w:rsid w:val="00627460"/>
    <w:rsid w:val="007138C1"/>
    <w:rsid w:val="007B75AB"/>
    <w:rsid w:val="00834CDA"/>
    <w:rsid w:val="008447F3"/>
    <w:rsid w:val="008A1340"/>
    <w:rsid w:val="00974B9C"/>
    <w:rsid w:val="009C5D7A"/>
    <w:rsid w:val="00AD7DEE"/>
    <w:rsid w:val="00BC13B7"/>
    <w:rsid w:val="00BE2BC8"/>
    <w:rsid w:val="00C66BDB"/>
    <w:rsid w:val="00C87FD5"/>
    <w:rsid w:val="00D5000B"/>
    <w:rsid w:val="00D548A5"/>
    <w:rsid w:val="00DE0A81"/>
    <w:rsid w:val="00EB4A7A"/>
    <w:rsid w:val="00FA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64A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5E2D"/>
    <w:pPr>
      <w:spacing w:line="30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rsid w:val="00075E2D"/>
    <w:pPr>
      <w:keepNext/>
      <w:keepLines/>
      <w:spacing w:before="400" w:after="200" w:line="240" w:lineRule="auto"/>
      <w:outlineLvl w:val="0"/>
    </w:pPr>
    <w:rPr>
      <w:rFonts w:asciiTheme="majorHAnsi" w:eastAsiaTheme="majorEastAsia" w:hAnsiTheme="majorHAnsi" w:cstheme="majorBidi"/>
      <w:bCs/>
      <w:color w:val="377933" w:themeColor="accent2"/>
      <w:sz w:val="26"/>
      <w:szCs w:val="26"/>
    </w:rPr>
  </w:style>
  <w:style w:type="paragraph" w:styleId="Heading2">
    <w:name w:val="heading 2"/>
    <w:basedOn w:val="Normal"/>
    <w:next w:val="BodyText"/>
    <w:link w:val="Heading2Char"/>
    <w:rsid w:val="00075E2D"/>
    <w:pPr>
      <w:keepNext/>
      <w:keepLines/>
      <w:tabs>
        <w:tab w:val="left" w:pos="5760"/>
      </w:tabs>
      <w:spacing w:before="200" w:after="100" w:line="240" w:lineRule="auto"/>
      <w:outlineLvl w:val="1"/>
    </w:pPr>
    <w:rPr>
      <w:rFonts w:asciiTheme="majorHAnsi" w:eastAsiaTheme="majorEastAsia" w:hAnsiTheme="majorHAnsi" w:cstheme="majorBidi"/>
      <w:bCs/>
      <w:color w:val="405242" w:themeColor="accent1"/>
      <w:sz w:val="22"/>
    </w:rPr>
  </w:style>
  <w:style w:type="paragraph" w:styleId="Heading3">
    <w:name w:val="heading 3"/>
    <w:basedOn w:val="Normal"/>
    <w:next w:val="Normal"/>
    <w:link w:val="Heading3Char"/>
    <w:unhideWhenUsed/>
    <w:qFormat/>
    <w:rsid w:val="00075E2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5242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75E2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05242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75E2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0282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75E2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0282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75E2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75E2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75E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E2D"/>
    <w:rPr>
      <w:rFonts w:asciiTheme="majorHAnsi" w:eastAsiaTheme="majorEastAsia" w:hAnsiTheme="majorHAnsi" w:cstheme="majorBidi"/>
      <w:bCs/>
      <w:color w:val="377933" w:themeColor="accent2"/>
      <w:sz w:val="26"/>
      <w:szCs w:val="26"/>
    </w:rPr>
  </w:style>
  <w:style w:type="character" w:customStyle="1" w:styleId="Heading2Char">
    <w:name w:val="Heading 2 Char"/>
    <w:basedOn w:val="DefaultParagraphFont"/>
    <w:link w:val="Heading2"/>
    <w:rsid w:val="00075E2D"/>
    <w:rPr>
      <w:rFonts w:asciiTheme="majorHAnsi" w:eastAsiaTheme="majorEastAsia" w:hAnsiTheme="majorHAnsi" w:cstheme="majorBidi"/>
      <w:bCs/>
      <w:color w:val="405242" w:themeColor="accent1"/>
    </w:rPr>
  </w:style>
  <w:style w:type="paragraph" w:styleId="Header">
    <w:name w:val="header"/>
    <w:basedOn w:val="Normal"/>
    <w:link w:val="HeaderChar"/>
    <w:rsid w:val="00075E2D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rsid w:val="00075E2D"/>
    <w:rPr>
      <w:sz w:val="20"/>
    </w:rPr>
  </w:style>
  <w:style w:type="paragraph" w:styleId="Footer">
    <w:name w:val="footer"/>
    <w:basedOn w:val="Normal"/>
    <w:link w:val="FooterChar"/>
    <w:rsid w:val="00075E2D"/>
    <w:pPr>
      <w:tabs>
        <w:tab w:val="center" w:pos="4680"/>
        <w:tab w:val="right" w:pos="9360"/>
      </w:tabs>
      <w:spacing w:before="200"/>
      <w:jc w:val="right"/>
    </w:pPr>
    <w:rPr>
      <w:color w:val="377933" w:themeColor="accent2"/>
    </w:rPr>
  </w:style>
  <w:style w:type="character" w:customStyle="1" w:styleId="FooterChar">
    <w:name w:val="Footer Char"/>
    <w:basedOn w:val="DefaultParagraphFont"/>
    <w:link w:val="Footer"/>
    <w:rsid w:val="00075E2D"/>
    <w:rPr>
      <w:color w:val="377933" w:themeColor="accent2"/>
      <w:sz w:val="20"/>
    </w:rPr>
  </w:style>
  <w:style w:type="paragraph" w:styleId="Title">
    <w:name w:val="Title"/>
    <w:basedOn w:val="Normal"/>
    <w:next w:val="Normal"/>
    <w:link w:val="TitleChar"/>
    <w:rsid w:val="00075E2D"/>
    <w:pPr>
      <w:spacing w:line="240" w:lineRule="auto"/>
    </w:pPr>
    <w:rPr>
      <w:rFonts w:asciiTheme="majorHAnsi" w:eastAsiaTheme="majorEastAsia" w:hAnsiTheme="majorHAnsi" w:cstheme="majorBidi"/>
      <w:color w:val="377933" w:themeColor="accent2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075E2D"/>
    <w:rPr>
      <w:rFonts w:asciiTheme="majorHAnsi" w:eastAsiaTheme="majorEastAsia" w:hAnsiTheme="majorHAnsi" w:cstheme="majorBidi"/>
      <w:color w:val="377933" w:themeColor="accent2"/>
      <w:spacing w:val="5"/>
      <w:kern w:val="28"/>
      <w:sz w:val="40"/>
      <w:szCs w:val="40"/>
    </w:rPr>
  </w:style>
  <w:style w:type="paragraph" w:customStyle="1" w:styleId="ContactDetails">
    <w:name w:val="Contact Details"/>
    <w:basedOn w:val="Normal"/>
    <w:rsid w:val="00075E2D"/>
    <w:pPr>
      <w:spacing w:before="120" w:after="240" w:line="240" w:lineRule="auto"/>
    </w:pPr>
    <w:rPr>
      <w:color w:val="405242" w:themeColor="accent1"/>
      <w:sz w:val="18"/>
      <w:szCs w:val="18"/>
    </w:rPr>
  </w:style>
  <w:style w:type="paragraph" w:customStyle="1" w:styleId="Boxes">
    <w:name w:val="Boxes"/>
    <w:basedOn w:val="Normal"/>
    <w:rsid w:val="00075E2D"/>
    <w:pPr>
      <w:spacing w:line="240" w:lineRule="auto"/>
      <w:jc w:val="right"/>
    </w:pPr>
  </w:style>
  <w:style w:type="paragraph" w:styleId="BodyText">
    <w:name w:val="Body Text"/>
    <w:basedOn w:val="Normal"/>
    <w:link w:val="BodyTextChar"/>
    <w:rsid w:val="00075E2D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075E2D"/>
    <w:rPr>
      <w:sz w:val="20"/>
    </w:rPr>
  </w:style>
  <w:style w:type="paragraph" w:styleId="ListBullet">
    <w:name w:val="List Bullet"/>
    <w:basedOn w:val="Normal"/>
    <w:rsid w:val="00075E2D"/>
    <w:pPr>
      <w:numPr>
        <w:numId w:val="1"/>
      </w:numPr>
      <w:tabs>
        <w:tab w:val="left" w:pos="270"/>
      </w:tabs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075E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5E2D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075E2D"/>
  </w:style>
  <w:style w:type="paragraph" w:styleId="BlockText">
    <w:name w:val="Block Text"/>
    <w:basedOn w:val="Normal"/>
    <w:semiHidden/>
    <w:unhideWhenUsed/>
    <w:rsid w:val="00075E2D"/>
    <w:pPr>
      <w:pBdr>
        <w:top w:val="single" w:sz="2" w:space="10" w:color="405242" w:themeColor="accent1" w:shadow="1"/>
        <w:left w:val="single" w:sz="2" w:space="10" w:color="405242" w:themeColor="accent1" w:shadow="1"/>
        <w:bottom w:val="single" w:sz="2" w:space="10" w:color="405242" w:themeColor="accent1" w:shadow="1"/>
        <w:right w:val="single" w:sz="2" w:space="10" w:color="405242" w:themeColor="accent1" w:shadow="1"/>
      </w:pBdr>
      <w:ind w:left="1152" w:right="1152"/>
    </w:pPr>
    <w:rPr>
      <w:i/>
      <w:iCs/>
      <w:color w:val="405242" w:themeColor="accent1"/>
    </w:rPr>
  </w:style>
  <w:style w:type="paragraph" w:styleId="BodyText2">
    <w:name w:val="Body Text 2"/>
    <w:basedOn w:val="Normal"/>
    <w:link w:val="BodyText2Char"/>
    <w:semiHidden/>
    <w:unhideWhenUsed/>
    <w:rsid w:val="00075E2D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075E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75E2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75E2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75E2D"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075E2D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075E2D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075E2D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075E2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75E2D"/>
    <w:rPr>
      <w:sz w:val="20"/>
    </w:rPr>
  </w:style>
  <w:style w:type="paragraph" w:styleId="BodyTextIndent3">
    <w:name w:val="Body Text Indent 3"/>
    <w:basedOn w:val="Normal"/>
    <w:link w:val="BodyTextIndent3Char"/>
    <w:unhideWhenUsed/>
    <w:rsid w:val="00075E2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75E2D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075E2D"/>
    <w:pPr>
      <w:spacing w:after="200" w:line="240" w:lineRule="auto"/>
    </w:pPr>
    <w:rPr>
      <w:b/>
      <w:bCs/>
      <w:color w:val="405242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075E2D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075E2D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75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75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5E2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075E2D"/>
  </w:style>
  <w:style w:type="character" w:customStyle="1" w:styleId="DateChar">
    <w:name w:val="Date Char"/>
    <w:basedOn w:val="DefaultParagraphFont"/>
    <w:link w:val="Date"/>
    <w:semiHidden/>
    <w:rsid w:val="00075E2D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075E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75E2D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75E2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75E2D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75E2D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075E2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75E2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75E2D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75E2D"/>
    <w:rPr>
      <w:rFonts w:asciiTheme="majorHAnsi" w:eastAsiaTheme="majorEastAsia" w:hAnsiTheme="majorHAnsi" w:cstheme="majorBidi"/>
      <w:b/>
      <w:bCs/>
      <w:color w:val="405242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075E2D"/>
    <w:rPr>
      <w:rFonts w:asciiTheme="majorHAnsi" w:eastAsiaTheme="majorEastAsia" w:hAnsiTheme="majorHAnsi" w:cstheme="majorBidi"/>
      <w:b/>
      <w:bCs/>
      <w:i/>
      <w:iCs/>
      <w:color w:val="405242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075E2D"/>
    <w:rPr>
      <w:rFonts w:asciiTheme="majorHAnsi" w:eastAsiaTheme="majorEastAsia" w:hAnsiTheme="majorHAnsi" w:cstheme="majorBidi"/>
      <w:color w:val="20282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075E2D"/>
    <w:rPr>
      <w:rFonts w:asciiTheme="majorHAnsi" w:eastAsiaTheme="majorEastAsia" w:hAnsiTheme="majorHAnsi" w:cstheme="majorBidi"/>
      <w:i/>
      <w:iCs/>
      <w:color w:val="20282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075E2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075E2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075E2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075E2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75E2D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75E2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75E2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075E2D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075E2D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075E2D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075E2D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075E2D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075E2D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075E2D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075E2D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075E2D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075E2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075E2D"/>
    <w:pPr>
      <w:pBdr>
        <w:bottom w:val="single" w:sz="4" w:space="4" w:color="405242" w:themeColor="accent1"/>
      </w:pBdr>
      <w:spacing w:before="200" w:after="280"/>
      <w:ind w:left="936" w:right="936"/>
    </w:pPr>
    <w:rPr>
      <w:b/>
      <w:bCs/>
      <w:i/>
      <w:iCs/>
      <w:color w:val="405242" w:themeColor="accent1"/>
    </w:rPr>
  </w:style>
  <w:style w:type="character" w:customStyle="1" w:styleId="IntenseQuoteChar">
    <w:name w:val="Intense Quote Char"/>
    <w:basedOn w:val="DefaultParagraphFont"/>
    <w:link w:val="IntenseQuote"/>
    <w:rsid w:val="00075E2D"/>
    <w:rPr>
      <w:b/>
      <w:bCs/>
      <w:i/>
      <w:iCs/>
      <w:color w:val="405242" w:themeColor="accent1"/>
      <w:sz w:val="20"/>
    </w:rPr>
  </w:style>
  <w:style w:type="paragraph" w:styleId="List">
    <w:name w:val="List"/>
    <w:basedOn w:val="Normal"/>
    <w:unhideWhenUsed/>
    <w:rsid w:val="00075E2D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075E2D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075E2D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075E2D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075E2D"/>
    <w:pPr>
      <w:ind w:left="1800" w:hanging="360"/>
      <w:contextualSpacing/>
    </w:pPr>
  </w:style>
  <w:style w:type="paragraph" w:styleId="ListBullet2">
    <w:name w:val="List Bullet 2"/>
    <w:basedOn w:val="Normal"/>
    <w:semiHidden/>
    <w:unhideWhenUsed/>
    <w:rsid w:val="00075E2D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075E2D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075E2D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075E2D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075E2D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075E2D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075E2D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075E2D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075E2D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075E2D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075E2D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075E2D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075E2D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075E2D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075E2D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075E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75E2D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075E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75E2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075E2D"/>
    <w:rPr>
      <w:sz w:val="20"/>
    </w:rPr>
  </w:style>
  <w:style w:type="paragraph" w:styleId="NormalWeb">
    <w:name w:val="Normal (Web)"/>
    <w:basedOn w:val="Normal"/>
    <w:semiHidden/>
    <w:unhideWhenUsed/>
    <w:rsid w:val="00075E2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75E2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75E2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75E2D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075E2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75E2D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075E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075E2D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75E2D"/>
  </w:style>
  <w:style w:type="character" w:customStyle="1" w:styleId="SalutationChar">
    <w:name w:val="Salutation Char"/>
    <w:basedOn w:val="DefaultParagraphFont"/>
    <w:link w:val="Salutation"/>
    <w:semiHidden/>
    <w:rsid w:val="00075E2D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075E2D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075E2D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075E2D"/>
    <w:pPr>
      <w:numPr>
        <w:ilvl w:val="1"/>
      </w:numPr>
    </w:pPr>
    <w:rPr>
      <w:rFonts w:asciiTheme="majorHAnsi" w:eastAsiaTheme="majorEastAsia" w:hAnsiTheme="majorHAnsi" w:cstheme="majorBidi"/>
      <w:i/>
      <w:iCs/>
      <w:color w:val="40524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75E2D"/>
    <w:rPr>
      <w:rFonts w:asciiTheme="majorHAnsi" w:eastAsiaTheme="majorEastAsia" w:hAnsiTheme="majorHAnsi" w:cstheme="majorBidi"/>
      <w:i/>
      <w:iCs/>
      <w:color w:val="405242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075E2D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075E2D"/>
  </w:style>
  <w:style w:type="paragraph" w:styleId="TOAHeading">
    <w:name w:val="toa heading"/>
    <w:basedOn w:val="Normal"/>
    <w:next w:val="Normal"/>
    <w:semiHidden/>
    <w:unhideWhenUsed/>
    <w:rsid w:val="00075E2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75E2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75E2D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075E2D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075E2D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075E2D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075E2D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075E2D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075E2D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075E2D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075E2D"/>
    <w:pPr>
      <w:spacing w:before="480" w:after="0" w:line="300" w:lineRule="auto"/>
      <w:outlineLvl w:val="9"/>
    </w:pPr>
    <w:rPr>
      <w:b/>
      <w:color w:val="303D3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5E2D"/>
    <w:pPr>
      <w:spacing w:line="30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rsid w:val="00075E2D"/>
    <w:pPr>
      <w:keepNext/>
      <w:keepLines/>
      <w:spacing w:before="400" w:after="200" w:line="240" w:lineRule="auto"/>
      <w:outlineLvl w:val="0"/>
    </w:pPr>
    <w:rPr>
      <w:rFonts w:asciiTheme="majorHAnsi" w:eastAsiaTheme="majorEastAsia" w:hAnsiTheme="majorHAnsi" w:cstheme="majorBidi"/>
      <w:bCs/>
      <w:color w:val="377933" w:themeColor="accent2"/>
      <w:sz w:val="26"/>
      <w:szCs w:val="26"/>
    </w:rPr>
  </w:style>
  <w:style w:type="paragraph" w:styleId="Heading2">
    <w:name w:val="heading 2"/>
    <w:basedOn w:val="Normal"/>
    <w:next w:val="BodyText"/>
    <w:link w:val="Heading2Char"/>
    <w:rsid w:val="00075E2D"/>
    <w:pPr>
      <w:keepNext/>
      <w:keepLines/>
      <w:tabs>
        <w:tab w:val="left" w:pos="5760"/>
      </w:tabs>
      <w:spacing w:before="200" w:after="100" w:line="240" w:lineRule="auto"/>
      <w:outlineLvl w:val="1"/>
    </w:pPr>
    <w:rPr>
      <w:rFonts w:asciiTheme="majorHAnsi" w:eastAsiaTheme="majorEastAsia" w:hAnsiTheme="majorHAnsi" w:cstheme="majorBidi"/>
      <w:bCs/>
      <w:color w:val="405242" w:themeColor="accent1"/>
      <w:sz w:val="22"/>
    </w:rPr>
  </w:style>
  <w:style w:type="paragraph" w:styleId="Heading3">
    <w:name w:val="heading 3"/>
    <w:basedOn w:val="Normal"/>
    <w:next w:val="Normal"/>
    <w:link w:val="Heading3Char"/>
    <w:unhideWhenUsed/>
    <w:qFormat/>
    <w:rsid w:val="00075E2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5242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75E2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05242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75E2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0282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75E2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0282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75E2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75E2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75E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E2D"/>
    <w:rPr>
      <w:rFonts w:asciiTheme="majorHAnsi" w:eastAsiaTheme="majorEastAsia" w:hAnsiTheme="majorHAnsi" w:cstheme="majorBidi"/>
      <w:bCs/>
      <w:color w:val="377933" w:themeColor="accent2"/>
      <w:sz w:val="26"/>
      <w:szCs w:val="26"/>
    </w:rPr>
  </w:style>
  <w:style w:type="character" w:customStyle="1" w:styleId="Heading2Char">
    <w:name w:val="Heading 2 Char"/>
    <w:basedOn w:val="DefaultParagraphFont"/>
    <w:link w:val="Heading2"/>
    <w:rsid w:val="00075E2D"/>
    <w:rPr>
      <w:rFonts w:asciiTheme="majorHAnsi" w:eastAsiaTheme="majorEastAsia" w:hAnsiTheme="majorHAnsi" w:cstheme="majorBidi"/>
      <w:bCs/>
      <w:color w:val="405242" w:themeColor="accent1"/>
    </w:rPr>
  </w:style>
  <w:style w:type="paragraph" w:styleId="Header">
    <w:name w:val="header"/>
    <w:basedOn w:val="Normal"/>
    <w:link w:val="HeaderChar"/>
    <w:rsid w:val="00075E2D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rsid w:val="00075E2D"/>
    <w:rPr>
      <w:sz w:val="20"/>
    </w:rPr>
  </w:style>
  <w:style w:type="paragraph" w:styleId="Footer">
    <w:name w:val="footer"/>
    <w:basedOn w:val="Normal"/>
    <w:link w:val="FooterChar"/>
    <w:rsid w:val="00075E2D"/>
    <w:pPr>
      <w:tabs>
        <w:tab w:val="center" w:pos="4680"/>
        <w:tab w:val="right" w:pos="9360"/>
      </w:tabs>
      <w:spacing w:before="200"/>
      <w:jc w:val="right"/>
    </w:pPr>
    <w:rPr>
      <w:color w:val="377933" w:themeColor="accent2"/>
    </w:rPr>
  </w:style>
  <w:style w:type="character" w:customStyle="1" w:styleId="FooterChar">
    <w:name w:val="Footer Char"/>
    <w:basedOn w:val="DefaultParagraphFont"/>
    <w:link w:val="Footer"/>
    <w:rsid w:val="00075E2D"/>
    <w:rPr>
      <w:color w:val="377933" w:themeColor="accent2"/>
      <w:sz w:val="20"/>
    </w:rPr>
  </w:style>
  <w:style w:type="paragraph" w:styleId="Title">
    <w:name w:val="Title"/>
    <w:basedOn w:val="Normal"/>
    <w:next w:val="Normal"/>
    <w:link w:val="TitleChar"/>
    <w:rsid w:val="00075E2D"/>
    <w:pPr>
      <w:spacing w:line="240" w:lineRule="auto"/>
    </w:pPr>
    <w:rPr>
      <w:rFonts w:asciiTheme="majorHAnsi" w:eastAsiaTheme="majorEastAsia" w:hAnsiTheme="majorHAnsi" w:cstheme="majorBidi"/>
      <w:color w:val="377933" w:themeColor="accent2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075E2D"/>
    <w:rPr>
      <w:rFonts w:asciiTheme="majorHAnsi" w:eastAsiaTheme="majorEastAsia" w:hAnsiTheme="majorHAnsi" w:cstheme="majorBidi"/>
      <w:color w:val="377933" w:themeColor="accent2"/>
      <w:spacing w:val="5"/>
      <w:kern w:val="28"/>
      <w:sz w:val="40"/>
      <w:szCs w:val="40"/>
    </w:rPr>
  </w:style>
  <w:style w:type="paragraph" w:customStyle="1" w:styleId="ContactDetails">
    <w:name w:val="Contact Details"/>
    <w:basedOn w:val="Normal"/>
    <w:rsid w:val="00075E2D"/>
    <w:pPr>
      <w:spacing w:before="120" w:after="240" w:line="240" w:lineRule="auto"/>
    </w:pPr>
    <w:rPr>
      <w:color w:val="405242" w:themeColor="accent1"/>
      <w:sz w:val="18"/>
      <w:szCs w:val="18"/>
    </w:rPr>
  </w:style>
  <w:style w:type="paragraph" w:customStyle="1" w:styleId="Boxes">
    <w:name w:val="Boxes"/>
    <w:basedOn w:val="Normal"/>
    <w:rsid w:val="00075E2D"/>
    <w:pPr>
      <w:spacing w:line="240" w:lineRule="auto"/>
      <w:jc w:val="right"/>
    </w:pPr>
  </w:style>
  <w:style w:type="paragraph" w:styleId="BodyText">
    <w:name w:val="Body Text"/>
    <w:basedOn w:val="Normal"/>
    <w:link w:val="BodyTextChar"/>
    <w:rsid w:val="00075E2D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075E2D"/>
    <w:rPr>
      <w:sz w:val="20"/>
    </w:rPr>
  </w:style>
  <w:style w:type="paragraph" w:styleId="ListBullet">
    <w:name w:val="List Bullet"/>
    <w:basedOn w:val="Normal"/>
    <w:rsid w:val="00075E2D"/>
    <w:pPr>
      <w:numPr>
        <w:numId w:val="1"/>
      </w:numPr>
      <w:tabs>
        <w:tab w:val="left" w:pos="270"/>
      </w:tabs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075E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5E2D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075E2D"/>
  </w:style>
  <w:style w:type="paragraph" w:styleId="BlockText">
    <w:name w:val="Block Text"/>
    <w:basedOn w:val="Normal"/>
    <w:semiHidden/>
    <w:unhideWhenUsed/>
    <w:rsid w:val="00075E2D"/>
    <w:pPr>
      <w:pBdr>
        <w:top w:val="single" w:sz="2" w:space="10" w:color="405242" w:themeColor="accent1" w:shadow="1"/>
        <w:left w:val="single" w:sz="2" w:space="10" w:color="405242" w:themeColor="accent1" w:shadow="1"/>
        <w:bottom w:val="single" w:sz="2" w:space="10" w:color="405242" w:themeColor="accent1" w:shadow="1"/>
        <w:right w:val="single" w:sz="2" w:space="10" w:color="405242" w:themeColor="accent1" w:shadow="1"/>
      </w:pBdr>
      <w:ind w:left="1152" w:right="1152"/>
    </w:pPr>
    <w:rPr>
      <w:i/>
      <w:iCs/>
      <w:color w:val="405242" w:themeColor="accent1"/>
    </w:rPr>
  </w:style>
  <w:style w:type="paragraph" w:styleId="BodyText2">
    <w:name w:val="Body Text 2"/>
    <w:basedOn w:val="Normal"/>
    <w:link w:val="BodyText2Char"/>
    <w:semiHidden/>
    <w:unhideWhenUsed/>
    <w:rsid w:val="00075E2D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075E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75E2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75E2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75E2D"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075E2D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075E2D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075E2D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075E2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75E2D"/>
    <w:rPr>
      <w:sz w:val="20"/>
    </w:rPr>
  </w:style>
  <w:style w:type="paragraph" w:styleId="BodyTextIndent3">
    <w:name w:val="Body Text Indent 3"/>
    <w:basedOn w:val="Normal"/>
    <w:link w:val="BodyTextIndent3Char"/>
    <w:unhideWhenUsed/>
    <w:rsid w:val="00075E2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75E2D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075E2D"/>
    <w:pPr>
      <w:spacing w:after="200" w:line="240" w:lineRule="auto"/>
    </w:pPr>
    <w:rPr>
      <w:b/>
      <w:bCs/>
      <w:color w:val="405242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075E2D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075E2D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75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75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5E2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075E2D"/>
  </w:style>
  <w:style w:type="character" w:customStyle="1" w:styleId="DateChar">
    <w:name w:val="Date Char"/>
    <w:basedOn w:val="DefaultParagraphFont"/>
    <w:link w:val="Date"/>
    <w:semiHidden/>
    <w:rsid w:val="00075E2D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075E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75E2D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75E2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75E2D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75E2D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075E2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75E2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075E2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75E2D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75E2D"/>
    <w:rPr>
      <w:rFonts w:asciiTheme="majorHAnsi" w:eastAsiaTheme="majorEastAsia" w:hAnsiTheme="majorHAnsi" w:cstheme="majorBidi"/>
      <w:b/>
      <w:bCs/>
      <w:color w:val="405242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075E2D"/>
    <w:rPr>
      <w:rFonts w:asciiTheme="majorHAnsi" w:eastAsiaTheme="majorEastAsia" w:hAnsiTheme="majorHAnsi" w:cstheme="majorBidi"/>
      <w:b/>
      <w:bCs/>
      <w:i/>
      <w:iCs/>
      <w:color w:val="405242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075E2D"/>
    <w:rPr>
      <w:rFonts w:asciiTheme="majorHAnsi" w:eastAsiaTheme="majorEastAsia" w:hAnsiTheme="majorHAnsi" w:cstheme="majorBidi"/>
      <w:color w:val="20282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075E2D"/>
    <w:rPr>
      <w:rFonts w:asciiTheme="majorHAnsi" w:eastAsiaTheme="majorEastAsia" w:hAnsiTheme="majorHAnsi" w:cstheme="majorBidi"/>
      <w:i/>
      <w:iCs/>
      <w:color w:val="20282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075E2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075E2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075E2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075E2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75E2D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75E2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75E2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075E2D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075E2D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075E2D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075E2D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075E2D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075E2D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075E2D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075E2D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075E2D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075E2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075E2D"/>
    <w:pPr>
      <w:pBdr>
        <w:bottom w:val="single" w:sz="4" w:space="4" w:color="405242" w:themeColor="accent1"/>
      </w:pBdr>
      <w:spacing w:before="200" w:after="280"/>
      <w:ind w:left="936" w:right="936"/>
    </w:pPr>
    <w:rPr>
      <w:b/>
      <w:bCs/>
      <w:i/>
      <w:iCs/>
      <w:color w:val="405242" w:themeColor="accent1"/>
    </w:rPr>
  </w:style>
  <w:style w:type="character" w:customStyle="1" w:styleId="IntenseQuoteChar">
    <w:name w:val="Intense Quote Char"/>
    <w:basedOn w:val="DefaultParagraphFont"/>
    <w:link w:val="IntenseQuote"/>
    <w:rsid w:val="00075E2D"/>
    <w:rPr>
      <w:b/>
      <w:bCs/>
      <w:i/>
      <w:iCs/>
      <w:color w:val="405242" w:themeColor="accent1"/>
      <w:sz w:val="20"/>
    </w:rPr>
  </w:style>
  <w:style w:type="paragraph" w:styleId="List">
    <w:name w:val="List"/>
    <w:basedOn w:val="Normal"/>
    <w:unhideWhenUsed/>
    <w:rsid w:val="00075E2D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075E2D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075E2D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075E2D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075E2D"/>
    <w:pPr>
      <w:ind w:left="1800" w:hanging="360"/>
      <w:contextualSpacing/>
    </w:pPr>
  </w:style>
  <w:style w:type="paragraph" w:styleId="ListBullet2">
    <w:name w:val="List Bullet 2"/>
    <w:basedOn w:val="Normal"/>
    <w:semiHidden/>
    <w:unhideWhenUsed/>
    <w:rsid w:val="00075E2D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075E2D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075E2D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075E2D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075E2D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075E2D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075E2D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075E2D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075E2D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075E2D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075E2D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075E2D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075E2D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075E2D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075E2D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075E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75E2D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075E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75E2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075E2D"/>
    <w:rPr>
      <w:sz w:val="20"/>
    </w:rPr>
  </w:style>
  <w:style w:type="paragraph" w:styleId="NormalWeb">
    <w:name w:val="Normal (Web)"/>
    <w:basedOn w:val="Normal"/>
    <w:semiHidden/>
    <w:unhideWhenUsed/>
    <w:rsid w:val="00075E2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75E2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75E2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75E2D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075E2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75E2D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075E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075E2D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75E2D"/>
  </w:style>
  <w:style w:type="character" w:customStyle="1" w:styleId="SalutationChar">
    <w:name w:val="Salutation Char"/>
    <w:basedOn w:val="DefaultParagraphFont"/>
    <w:link w:val="Salutation"/>
    <w:semiHidden/>
    <w:rsid w:val="00075E2D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075E2D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075E2D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075E2D"/>
    <w:pPr>
      <w:numPr>
        <w:ilvl w:val="1"/>
      </w:numPr>
    </w:pPr>
    <w:rPr>
      <w:rFonts w:asciiTheme="majorHAnsi" w:eastAsiaTheme="majorEastAsia" w:hAnsiTheme="majorHAnsi" w:cstheme="majorBidi"/>
      <w:i/>
      <w:iCs/>
      <w:color w:val="40524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75E2D"/>
    <w:rPr>
      <w:rFonts w:asciiTheme="majorHAnsi" w:eastAsiaTheme="majorEastAsia" w:hAnsiTheme="majorHAnsi" w:cstheme="majorBidi"/>
      <w:i/>
      <w:iCs/>
      <w:color w:val="405242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075E2D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075E2D"/>
  </w:style>
  <w:style w:type="paragraph" w:styleId="TOAHeading">
    <w:name w:val="toa heading"/>
    <w:basedOn w:val="Normal"/>
    <w:next w:val="Normal"/>
    <w:semiHidden/>
    <w:unhideWhenUsed/>
    <w:rsid w:val="00075E2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75E2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75E2D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075E2D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075E2D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075E2D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075E2D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075E2D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075E2D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075E2D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075E2D"/>
    <w:pPr>
      <w:spacing w:before="480" w:after="0" w:line="300" w:lineRule="auto"/>
      <w:outlineLvl w:val="9"/>
    </w:pPr>
    <w:rPr>
      <w:b/>
      <w:color w:val="303D3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glossaryDocument" Target="glossary/document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Resumes:Block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1CF38074C5DEE47B42A061D97669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C1E57-AAA0-A643-A5EB-48A232C5C479}"/>
      </w:docPartPr>
      <w:docPartBody>
        <w:p w:rsidR="00BD3FDA" w:rsidRDefault="00BD3FDA">
          <w:pPr>
            <w:pStyle w:val="C1CF38074C5DEE47B42A061D97669416"/>
          </w:pPr>
          <w:r>
            <w:t>Lorem ipsum dolor</w:t>
          </w:r>
        </w:p>
      </w:docPartBody>
    </w:docPart>
    <w:docPart>
      <w:docPartPr>
        <w:name w:val="BD091700D4163C4DB8040BB945F1E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13A91-D15F-C64D-8B3A-4468A8C07DE4}"/>
      </w:docPartPr>
      <w:docPartBody>
        <w:p w:rsidR="008B746C" w:rsidRDefault="00BD3FDA">
          <w:pPr>
            <w:pStyle w:val="ListBullet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  <w:p w:rsidR="008B746C" w:rsidRDefault="00BD3FDA">
          <w:pPr>
            <w:pStyle w:val="ListBullet"/>
          </w:pPr>
          <w:r>
            <w:t>Nullam dapibus elementum metus. Aenean libero sem, commodo euismod, imperdiet et, molestie vel, neque. Duis nec sapien eu pede consectetuer placerat.</w:t>
          </w:r>
        </w:p>
        <w:p w:rsidR="00BD3FDA" w:rsidRDefault="00BD3FDA">
          <w:pPr>
            <w:pStyle w:val="BD091700D4163C4DB8040BB945F1EBE4"/>
          </w:pPr>
          <w:r>
            <w:t>Pellentesque interdum, tellus non consectetuer mattis, lectus eros volutpat nunc, auctor nonummy nulla lectus nec tellus. Aliquam hendrerit lorem vulputate turpis.</w:t>
          </w:r>
        </w:p>
      </w:docPartBody>
    </w:docPart>
    <w:docPart>
      <w:docPartPr>
        <w:name w:val="0205DFE99888B6408DB8A984AFA21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EC21D-326D-3C4E-8144-1D642BD2CF2D}"/>
      </w:docPartPr>
      <w:docPartBody>
        <w:p w:rsidR="00BD3FDA" w:rsidRDefault="00BD3FDA">
          <w:pPr>
            <w:pStyle w:val="0205DFE99888B6408DB8A984AFA2192E"/>
          </w:pPr>
          <w:r>
            <w:t>Lorem ipsum dolor</w:t>
          </w:r>
        </w:p>
      </w:docPartBody>
    </w:docPart>
    <w:docPart>
      <w:docPartPr>
        <w:name w:val="D43F59A6F8003C478C0C5E5EEC3B2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BB9EA-BBE8-A443-BC43-B7650385507D}"/>
      </w:docPartPr>
      <w:docPartBody>
        <w:p w:rsidR="008B746C" w:rsidRDefault="00BD3FDA">
          <w:pPr>
            <w:pStyle w:val="ListBullet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  <w:p w:rsidR="008B746C" w:rsidRDefault="00BD3FDA">
          <w:pPr>
            <w:pStyle w:val="ListBullet"/>
          </w:pPr>
          <w:r>
            <w:t>Nullam dapibus elementum metus. Aenean libero sem, commodo euismod, imperdiet et, molestie vel, neque. Duis nec sapien eu pede consectetuer placerat.</w:t>
          </w:r>
        </w:p>
        <w:p w:rsidR="00BD3FDA" w:rsidRDefault="00BD3FDA">
          <w:pPr>
            <w:pStyle w:val="D43F59A6F8003C478C0C5E5EEC3B2A32"/>
          </w:pPr>
          <w:r>
            <w:t>Pellentesque interdum, tellus non consectetuer mattis, lectus eros volutpat nunc, auctor nonummy nulla lectus nec tellus. Aliquam hendrerit lorem vulputate turpis.</w:t>
          </w:r>
        </w:p>
      </w:docPartBody>
    </w:docPart>
    <w:docPart>
      <w:docPartPr>
        <w:name w:val="FF2B860B1E2F6540BE3C4F3DE02AB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A18B5-A221-5540-B103-5C8F1C08A012}"/>
      </w:docPartPr>
      <w:docPartBody>
        <w:p w:rsidR="00BD3FDA" w:rsidRDefault="00BD3FDA">
          <w:pPr>
            <w:pStyle w:val="FF2B860B1E2F6540BE3C4F3DE02AB345"/>
          </w:pPr>
          <w:r>
            <w:t>Aliquam dapibus.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auto"/>
    <w:pitch w:val="variable"/>
    <w:sig w:usb0="00000003" w:usb1="00000000" w:usb2="00000000" w:usb3="00000000" w:csb0="00000001" w:csb1="00000000"/>
  </w:font>
  <w:font w:name="ＭＳ Ｐ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975C2E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C0504D" w:themeColor="accent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FDA"/>
    <w:rsid w:val="008B746C"/>
    <w:rsid w:val="00B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after="200"/>
    </w:pPr>
    <w:rPr>
      <w:rFonts w:eastAsiaTheme="minorHAns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eastAsiaTheme="minorHAnsi"/>
      <w:sz w:val="20"/>
      <w:szCs w:val="22"/>
      <w:lang w:eastAsia="en-US"/>
    </w:rPr>
  </w:style>
  <w:style w:type="paragraph" w:customStyle="1" w:styleId="D69C9938B001FC43B30191F92949DA4C">
    <w:name w:val="D69C9938B001FC43B30191F92949DA4C"/>
  </w:style>
  <w:style w:type="paragraph" w:customStyle="1" w:styleId="C1CF38074C5DEE47B42A061D97669416">
    <w:name w:val="C1CF38074C5DEE47B42A061D97669416"/>
  </w:style>
  <w:style w:type="paragraph" w:styleId="ListBullet">
    <w:name w:val="List Bullet"/>
    <w:basedOn w:val="Normal"/>
    <w:pPr>
      <w:numPr>
        <w:numId w:val="1"/>
      </w:numPr>
      <w:tabs>
        <w:tab w:val="clear" w:pos="360"/>
        <w:tab w:val="left" w:pos="270"/>
      </w:tabs>
      <w:spacing w:line="300" w:lineRule="auto"/>
      <w:ind w:left="288" w:hanging="288"/>
      <w:contextualSpacing/>
    </w:pPr>
    <w:rPr>
      <w:rFonts w:eastAsiaTheme="minorHAnsi"/>
      <w:sz w:val="20"/>
      <w:szCs w:val="22"/>
      <w:lang w:eastAsia="en-US"/>
    </w:rPr>
  </w:style>
  <w:style w:type="paragraph" w:customStyle="1" w:styleId="BD091700D4163C4DB8040BB945F1EBE4">
    <w:name w:val="BD091700D4163C4DB8040BB945F1EBE4"/>
  </w:style>
  <w:style w:type="paragraph" w:customStyle="1" w:styleId="0205DFE99888B6408DB8A984AFA2192E">
    <w:name w:val="0205DFE99888B6408DB8A984AFA2192E"/>
  </w:style>
  <w:style w:type="paragraph" w:customStyle="1" w:styleId="D43F59A6F8003C478C0C5E5EEC3B2A32">
    <w:name w:val="D43F59A6F8003C478C0C5E5EEC3B2A32"/>
  </w:style>
  <w:style w:type="paragraph" w:customStyle="1" w:styleId="AFBDE55CBA9A18479147F0CB1C6445B4">
    <w:name w:val="AFBDE55CBA9A18479147F0CB1C6445B4"/>
  </w:style>
  <w:style w:type="paragraph" w:customStyle="1" w:styleId="46DFD798DDB0BF4C88A953769F753976">
    <w:name w:val="46DFD798DDB0BF4C88A953769F753976"/>
  </w:style>
  <w:style w:type="paragraph" w:customStyle="1" w:styleId="FF2B860B1E2F6540BE3C4F3DE02AB345">
    <w:name w:val="FF2B860B1E2F6540BE3C4F3DE02AB345"/>
  </w:style>
  <w:style w:type="paragraph" w:customStyle="1" w:styleId="C8EC86790FAD4F4DBF717AAED92F2D42">
    <w:name w:val="C8EC86790FAD4F4DBF717AAED92F2D42"/>
  </w:style>
  <w:style w:type="paragraph" w:customStyle="1" w:styleId="5CACF517E4CAD144906DFFFC87E337AE">
    <w:name w:val="5CACF517E4CAD144906DFFFC87E337AE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after="200"/>
    </w:pPr>
    <w:rPr>
      <w:rFonts w:eastAsiaTheme="minorHAns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eastAsiaTheme="minorHAnsi"/>
      <w:sz w:val="20"/>
      <w:szCs w:val="22"/>
      <w:lang w:eastAsia="en-US"/>
    </w:rPr>
  </w:style>
  <w:style w:type="paragraph" w:customStyle="1" w:styleId="D69C9938B001FC43B30191F92949DA4C">
    <w:name w:val="D69C9938B001FC43B30191F92949DA4C"/>
  </w:style>
  <w:style w:type="paragraph" w:customStyle="1" w:styleId="C1CF38074C5DEE47B42A061D97669416">
    <w:name w:val="C1CF38074C5DEE47B42A061D97669416"/>
  </w:style>
  <w:style w:type="paragraph" w:styleId="ListBullet">
    <w:name w:val="List Bullet"/>
    <w:basedOn w:val="Normal"/>
    <w:pPr>
      <w:numPr>
        <w:numId w:val="1"/>
      </w:numPr>
      <w:tabs>
        <w:tab w:val="clear" w:pos="360"/>
        <w:tab w:val="left" w:pos="270"/>
      </w:tabs>
      <w:spacing w:line="300" w:lineRule="auto"/>
      <w:ind w:left="288" w:hanging="288"/>
      <w:contextualSpacing/>
    </w:pPr>
    <w:rPr>
      <w:rFonts w:eastAsiaTheme="minorHAnsi"/>
      <w:sz w:val="20"/>
      <w:szCs w:val="22"/>
      <w:lang w:eastAsia="en-US"/>
    </w:rPr>
  </w:style>
  <w:style w:type="paragraph" w:customStyle="1" w:styleId="BD091700D4163C4DB8040BB945F1EBE4">
    <w:name w:val="BD091700D4163C4DB8040BB945F1EBE4"/>
  </w:style>
  <w:style w:type="paragraph" w:customStyle="1" w:styleId="0205DFE99888B6408DB8A984AFA2192E">
    <w:name w:val="0205DFE99888B6408DB8A984AFA2192E"/>
  </w:style>
  <w:style w:type="paragraph" w:customStyle="1" w:styleId="D43F59A6F8003C478C0C5E5EEC3B2A32">
    <w:name w:val="D43F59A6F8003C478C0C5E5EEC3B2A32"/>
  </w:style>
  <w:style w:type="paragraph" w:customStyle="1" w:styleId="AFBDE55CBA9A18479147F0CB1C6445B4">
    <w:name w:val="AFBDE55CBA9A18479147F0CB1C6445B4"/>
  </w:style>
  <w:style w:type="paragraph" w:customStyle="1" w:styleId="46DFD798DDB0BF4C88A953769F753976">
    <w:name w:val="46DFD798DDB0BF4C88A953769F753976"/>
  </w:style>
  <w:style w:type="paragraph" w:customStyle="1" w:styleId="FF2B860B1E2F6540BE3C4F3DE02AB345">
    <w:name w:val="FF2B860B1E2F6540BE3C4F3DE02AB345"/>
  </w:style>
  <w:style w:type="paragraph" w:customStyle="1" w:styleId="C8EC86790FAD4F4DBF717AAED92F2D42">
    <w:name w:val="C8EC86790FAD4F4DBF717AAED92F2D42"/>
  </w:style>
  <w:style w:type="paragraph" w:customStyle="1" w:styleId="5CACF517E4CAD144906DFFFC87E337AE">
    <w:name w:val="5CACF517E4CAD144906DFFFC87E337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Blocks Resume">
      <a:dk1>
        <a:sysClr val="windowText" lastClr="000000"/>
      </a:dk1>
      <a:lt1>
        <a:sysClr val="window" lastClr="FFFFFF"/>
      </a:lt1>
      <a:dk2>
        <a:srgbClr val="323232"/>
      </a:dk2>
      <a:lt2>
        <a:srgbClr val="D2D2D2"/>
      </a:lt2>
      <a:accent1>
        <a:srgbClr val="405242"/>
      </a:accent1>
      <a:accent2>
        <a:srgbClr val="377933"/>
      </a:accent2>
      <a:accent3>
        <a:srgbClr val="311A54"/>
      </a:accent3>
      <a:accent4>
        <a:srgbClr val="4F7AB5"/>
      </a:accent4>
      <a:accent5>
        <a:srgbClr val="A1D6FF"/>
      </a:accent5>
      <a:accent6>
        <a:srgbClr val="661A26"/>
      </a:accent6>
      <a:hlink>
        <a:srgbClr val="00ED8F"/>
      </a:hlink>
      <a:folHlink>
        <a:srgbClr val="8D009F"/>
      </a:folHlink>
    </a:clrScheme>
    <a:fontScheme name="Blocks Resume">
      <a:majorFont>
        <a:latin typeface="Baskerville Old Face"/>
        <a:ea typeface=""/>
        <a:cs typeface=""/>
        <a:font script="Jpan" typeface="ＭＳ Ｐ明朝"/>
      </a:majorFont>
      <a:minorFont>
        <a:latin typeface="Baskerville Old Face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CAE84739-3BF6-6141-A12D-8729A2FC1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Blocks Resume.dotx</Template>
  <TotalTime>3</TotalTime>
  <Pages>2</Pages>
  <Words>295</Words>
  <Characters>1685</Characters>
  <Application>Microsoft Macintosh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Objective</vt:lpstr>
      <vt:lpstr>Experience</vt:lpstr>
      <vt:lpstr>    Lorem ipsum dolor	[Insert Dates]</vt:lpstr>
      <vt:lpstr>    Lorem ipsum dolor	[Insert Dates]</vt:lpstr>
      <vt:lpstr>Education</vt:lpstr>
      <vt:lpstr>    Aliquam dapibus.	[Insert Dates]</vt:lpstr>
      <vt:lpstr>    Aliquam dapibus.	[Insert Dates]</vt:lpstr>
      <vt:lpstr>Skills</vt:lpstr>
    </vt:vector>
  </TitlesOfParts>
  <Manager/>
  <Company/>
  <LinksUpToDate>false</LinksUpToDate>
  <CharactersWithSpaces>1977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Vidana</dc:creator>
  <cp:keywords/>
  <dc:description/>
  <cp:lastModifiedBy>Edwin Vidana</cp:lastModifiedBy>
  <cp:revision>2</cp:revision>
  <dcterms:created xsi:type="dcterms:W3CDTF">2015-01-19T13:36:00Z</dcterms:created>
  <dcterms:modified xsi:type="dcterms:W3CDTF">2015-01-19T13:36:00Z</dcterms:modified>
  <cp:category/>
</cp:coreProperties>
</file>